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414904541"/>
        <w:docPartObj>
          <w:docPartGallery w:val="Cover Pages"/>
          <w:docPartUnique/>
        </w:docPartObj>
      </w:sdtPr>
      <w:sdtEndPr>
        <w:rPr>
          <w:noProof w:val="0"/>
        </w:rPr>
      </w:sdtEndPr>
      <w:sdtContent>
        <w:p w14:paraId="4C0B89D5" w14:textId="77777777" w:rsidR="00502667" w:rsidRDefault="004F66AF">
          <w:pPr>
            <w:rPr>
              <w:noProof/>
            </w:rPr>
          </w:pPr>
          <w:r>
            <w:rPr>
              <w:noProof/>
            </w:rPr>
            <w:drawing>
              <wp:inline distT="0" distB="0" distL="0" distR="0" wp14:anchorId="5608D94E" wp14:editId="2C85720F">
                <wp:extent cx="5829300" cy="6038850"/>
                <wp:effectExtent l="0" t="0" r="0" b="0"/>
                <wp:docPr id="13" name="Picture 13" descr="C:\Users\william\Desktop\s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Desktop\slid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9300" cy="6038850"/>
                        </a:xfrm>
                        <a:prstGeom prst="rect">
                          <a:avLst/>
                        </a:prstGeom>
                        <a:noFill/>
                        <a:ln>
                          <a:noFill/>
                        </a:ln>
                      </pic:spPr>
                    </pic:pic>
                  </a:graphicData>
                </a:graphic>
              </wp:inline>
            </w:drawing>
          </w:r>
          <w:r w:rsidR="008A6DF2">
            <w:rPr>
              <w:noProof/>
              <w:lang w:eastAsia="en-US"/>
            </w:rPr>
            <mc:AlternateContent>
              <mc:Choice Requires="wps">
                <w:drawing>
                  <wp:anchor distT="0" distB="0" distL="114300" distR="114300" simplePos="0" relativeHeight="251659264" behindDoc="0" locked="0" layoutInCell="1" allowOverlap="0" wp14:anchorId="1675726F" wp14:editId="32B3BCA7">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0617991" w14:textId="77777777" w:rsidR="00E0393F" w:rsidRDefault="00E0393F">
                                <w:pPr>
                                  <w:pStyle w:val="Title"/>
                                </w:pPr>
                                <w:sdt>
                                  <w:sdtPr>
                                    <w:alias w:val="Title"/>
                                    <w:tag w:val=""/>
                                    <w:id w:val="1790474242"/>
                                    <w:placeholder>
                                      <w:docPart w:val="AE9353ED00BC4863A8E64309881149FD"/>
                                    </w:placeholder>
                                    <w:dataBinding w:prefixMappings="xmlns:ns0='http://purl.org/dc/elements/1.1/' xmlns:ns1='http://schemas.openxmlformats.org/package/2006/metadata/core-properties' " w:xpath="/ns1:coreProperties[1]/ns0:title[1]" w:storeItemID="{6C3C8BC8-F283-45AE-878A-BAB7291924A1}"/>
                                    <w:text w:multiLine="1"/>
                                  </w:sdtPr>
                                  <w:sdtContent>
                                    <w:r>
                                      <w:t>Slider Control</w:t>
                                    </w:r>
                                  </w:sdtContent>
                                </w:sdt>
                              </w:p>
                              <w:p w14:paraId="06816301" w14:textId="77777777" w:rsidR="00E0393F" w:rsidRDefault="00E0393F">
                                <w:pPr>
                                  <w:pStyle w:val="Abstract"/>
                                  <w:rPr>
                                    <w:rFonts w:asciiTheme="majorHAnsi" w:eastAsiaTheme="majorEastAsia" w:hAnsiTheme="majorHAnsi" w:cstheme="majorBidi"/>
                                    <w:i w:val="0"/>
                                    <w:iCs w:val="0"/>
                                    <w:caps/>
                                    <w:color w:val="7E97AD" w:themeColor="accent1"/>
                                    <w:sz w:val="56"/>
                                  </w:rPr>
                                </w:pPr>
                                <w:r w:rsidRPr="00D72B90">
                                  <w:rPr>
                                    <w:rFonts w:asciiTheme="majorHAnsi" w:eastAsiaTheme="majorEastAsia" w:hAnsiTheme="majorHAnsi" w:cstheme="majorBidi"/>
                                    <w:i w:val="0"/>
                                    <w:iCs w:val="0"/>
                                    <w:caps/>
                                    <w:color w:val="7E97AD" w:themeColor="accent1"/>
                                    <w:sz w:val="56"/>
                                  </w:rPr>
                                  <w:t>SUMMER PROJECT REPORT 2015</w:t>
                                </w:r>
                              </w:p>
                              <w:p w14:paraId="2CBFE11A" w14:textId="77777777" w:rsidR="00E0393F" w:rsidRDefault="00E0393F">
                                <w:pPr>
                                  <w:pStyle w:val="Abstract"/>
                                </w:pPr>
                                <w:sdt>
                                  <w:sdtPr>
                                    <w:alias w:val="Abstract"/>
                                    <w:id w:val="1812897548"/>
                                    <w:placeholder>
                                      <w:docPart w:val="D4585EC2DDB74ACFA6B919B504D31FAA"/>
                                    </w:placeholder>
                                    <w:dataBinding w:prefixMappings="xmlns:ns0='http://schemas.microsoft.com/office/2006/coverPageProps'" w:xpath="/ns0:CoverPageProperties[1]/ns0:Abstract[1]" w:storeItemID="{55AF091B-3C7A-41E3-B477-F2FDAA23CFDA}"/>
                                    <w:text/>
                                  </w:sdtPr>
                                  <w:sdtContent>
                                    <w:r>
                                      <w:t>Project deals with precise positioning of slider with the help of ramping.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1675726F" id="_x0000_t202" coordsize="21600,21600" o:spt="202" path="m,l,21600r21600,l21600,xe">
                    <v:stroke joinstyle="miter"/>
                    <v:path gradientshapeok="t" o:connecttype="rect"/>
                  </v:shapetype>
                  <v:shape id="Text Box 6" o:spid="_x0000_s1026" type="#_x0000_t202" alt="Title, Subtitle, and Abstract" style="position:absolute;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0617991" w14:textId="77777777" w:rsidR="00E0393F" w:rsidRDefault="00E0393F">
                          <w:pPr>
                            <w:pStyle w:val="Title"/>
                          </w:pPr>
                          <w:sdt>
                            <w:sdtPr>
                              <w:alias w:val="Title"/>
                              <w:tag w:val=""/>
                              <w:id w:val="1790474242"/>
                              <w:placeholder>
                                <w:docPart w:val="AE9353ED00BC4863A8E64309881149FD"/>
                              </w:placeholder>
                              <w:dataBinding w:prefixMappings="xmlns:ns0='http://purl.org/dc/elements/1.1/' xmlns:ns1='http://schemas.openxmlformats.org/package/2006/metadata/core-properties' " w:xpath="/ns1:coreProperties[1]/ns0:title[1]" w:storeItemID="{6C3C8BC8-F283-45AE-878A-BAB7291924A1}"/>
                              <w:text w:multiLine="1"/>
                            </w:sdtPr>
                            <w:sdtContent>
                              <w:r>
                                <w:t>Slider Control</w:t>
                              </w:r>
                            </w:sdtContent>
                          </w:sdt>
                        </w:p>
                        <w:p w14:paraId="06816301" w14:textId="77777777" w:rsidR="00E0393F" w:rsidRDefault="00E0393F">
                          <w:pPr>
                            <w:pStyle w:val="Abstract"/>
                            <w:rPr>
                              <w:rFonts w:asciiTheme="majorHAnsi" w:eastAsiaTheme="majorEastAsia" w:hAnsiTheme="majorHAnsi" w:cstheme="majorBidi"/>
                              <w:i w:val="0"/>
                              <w:iCs w:val="0"/>
                              <w:caps/>
                              <w:color w:val="7E97AD" w:themeColor="accent1"/>
                              <w:sz w:val="56"/>
                            </w:rPr>
                          </w:pPr>
                          <w:r w:rsidRPr="00D72B90">
                            <w:rPr>
                              <w:rFonts w:asciiTheme="majorHAnsi" w:eastAsiaTheme="majorEastAsia" w:hAnsiTheme="majorHAnsi" w:cstheme="majorBidi"/>
                              <w:i w:val="0"/>
                              <w:iCs w:val="0"/>
                              <w:caps/>
                              <w:color w:val="7E97AD" w:themeColor="accent1"/>
                              <w:sz w:val="56"/>
                            </w:rPr>
                            <w:t>SUMMER PROJECT REPORT 2015</w:t>
                          </w:r>
                        </w:p>
                        <w:p w14:paraId="2CBFE11A" w14:textId="77777777" w:rsidR="00E0393F" w:rsidRDefault="00E0393F">
                          <w:pPr>
                            <w:pStyle w:val="Abstract"/>
                          </w:pPr>
                          <w:sdt>
                            <w:sdtPr>
                              <w:alias w:val="Abstract"/>
                              <w:id w:val="1812897548"/>
                              <w:placeholder>
                                <w:docPart w:val="D4585EC2DDB74ACFA6B919B504D31FAA"/>
                              </w:placeholder>
                              <w:dataBinding w:prefixMappings="xmlns:ns0='http://schemas.microsoft.com/office/2006/coverPageProps'" w:xpath="/ns0:CoverPageProperties[1]/ns0:Abstract[1]" w:storeItemID="{55AF091B-3C7A-41E3-B477-F2FDAA23CFDA}"/>
                              <w:text/>
                            </w:sdtPr>
                            <w:sdtContent>
                              <w:r>
                                <w:t>Project deals with precise positioning of slider with the help of ramping.</w:t>
                              </w:r>
                            </w:sdtContent>
                          </w:sdt>
                        </w:p>
                      </w:txbxContent>
                    </v:textbox>
                    <w10:wrap anchorx="page" anchory="page"/>
                  </v:shape>
                </w:pict>
              </mc:Fallback>
            </mc:AlternateContent>
          </w:r>
        </w:p>
        <w:p w14:paraId="71B38A6F" w14:textId="77777777" w:rsidR="00502667" w:rsidRDefault="00502667">
          <w:pPr>
            <w:rPr>
              <w:noProof/>
            </w:rPr>
          </w:pPr>
        </w:p>
        <w:p w14:paraId="0FD2BE29" w14:textId="77777777" w:rsidR="00502667" w:rsidRDefault="008A6DF2">
          <w:r>
            <w:br w:type="page"/>
          </w:r>
        </w:p>
      </w:sdtContent>
    </w:sdt>
    <w:sdt>
      <w:sdtPr>
        <w:rPr>
          <w:sz w:val="20"/>
        </w:rPr>
        <w:id w:val="1866023298"/>
        <w:docPartObj>
          <w:docPartGallery w:val="Table of Contents"/>
          <w:docPartUnique/>
        </w:docPartObj>
      </w:sdtPr>
      <w:sdtEndPr>
        <w:rPr>
          <w:b/>
          <w:bCs/>
          <w:noProof/>
        </w:rPr>
      </w:sdtEndPr>
      <w:sdtContent>
        <w:p w14:paraId="22D5EBDC" w14:textId="77777777" w:rsidR="00502667" w:rsidRDefault="008A6DF2">
          <w:pPr>
            <w:pStyle w:val="TOCHeading"/>
          </w:pPr>
          <w:r>
            <w:t>Contents</w:t>
          </w:r>
        </w:p>
        <w:p w14:paraId="08ACB4A0" w14:textId="77777777" w:rsidR="008E1240" w:rsidRDefault="008A6DF2">
          <w:pPr>
            <w:pStyle w:val="TOC1"/>
            <w:rPr>
              <w:rFonts w:eastAsiaTheme="minorEastAsia"/>
              <w:color w:val="auto"/>
              <w:kern w:val="0"/>
              <w:szCs w:val="22"/>
              <w:lang w:eastAsia="en-US"/>
            </w:rPr>
          </w:pPr>
          <w:r>
            <w:fldChar w:fldCharType="begin"/>
          </w:r>
          <w:r>
            <w:instrText xml:space="preserve"> TOC \o "1-1" \h \z \u </w:instrText>
          </w:r>
          <w:r>
            <w:fldChar w:fldCharType="separate"/>
          </w:r>
          <w:hyperlink w:anchor="_Toc426677505" w:history="1">
            <w:r w:rsidR="008E1240" w:rsidRPr="002B5C2D">
              <w:rPr>
                <w:rStyle w:val="Hyperlink"/>
              </w:rPr>
              <w:t>Aim</w:t>
            </w:r>
            <w:r w:rsidR="008E1240">
              <w:rPr>
                <w:webHidden/>
              </w:rPr>
              <w:tab/>
            </w:r>
            <w:r w:rsidR="008E1240">
              <w:rPr>
                <w:webHidden/>
              </w:rPr>
              <w:fldChar w:fldCharType="begin"/>
            </w:r>
            <w:r w:rsidR="008E1240">
              <w:rPr>
                <w:webHidden/>
              </w:rPr>
              <w:instrText xml:space="preserve"> PAGEREF _Toc426677505 \h </w:instrText>
            </w:r>
            <w:r w:rsidR="008E1240">
              <w:rPr>
                <w:webHidden/>
              </w:rPr>
            </w:r>
            <w:r w:rsidR="008E1240">
              <w:rPr>
                <w:webHidden/>
              </w:rPr>
              <w:fldChar w:fldCharType="separate"/>
            </w:r>
            <w:r w:rsidR="008E1240">
              <w:rPr>
                <w:webHidden/>
              </w:rPr>
              <w:t>1</w:t>
            </w:r>
            <w:r w:rsidR="008E1240">
              <w:rPr>
                <w:webHidden/>
              </w:rPr>
              <w:fldChar w:fldCharType="end"/>
            </w:r>
          </w:hyperlink>
        </w:p>
        <w:p w14:paraId="649A0A1B" w14:textId="77777777" w:rsidR="008E1240" w:rsidRDefault="008E1240">
          <w:pPr>
            <w:pStyle w:val="TOC1"/>
            <w:rPr>
              <w:rFonts w:eastAsiaTheme="minorEastAsia"/>
              <w:color w:val="auto"/>
              <w:kern w:val="0"/>
              <w:szCs w:val="22"/>
              <w:lang w:eastAsia="en-US"/>
            </w:rPr>
          </w:pPr>
          <w:hyperlink w:anchor="_Toc426677506" w:history="1">
            <w:r w:rsidRPr="002B5C2D">
              <w:rPr>
                <w:rStyle w:val="Hyperlink"/>
              </w:rPr>
              <w:t>Overview</w:t>
            </w:r>
            <w:r>
              <w:rPr>
                <w:webHidden/>
              </w:rPr>
              <w:tab/>
            </w:r>
            <w:r>
              <w:rPr>
                <w:webHidden/>
              </w:rPr>
              <w:fldChar w:fldCharType="begin"/>
            </w:r>
            <w:r>
              <w:rPr>
                <w:webHidden/>
              </w:rPr>
              <w:instrText xml:space="preserve"> PAGEREF _Toc426677506 \h </w:instrText>
            </w:r>
            <w:r>
              <w:rPr>
                <w:webHidden/>
              </w:rPr>
            </w:r>
            <w:r>
              <w:rPr>
                <w:webHidden/>
              </w:rPr>
              <w:fldChar w:fldCharType="separate"/>
            </w:r>
            <w:r>
              <w:rPr>
                <w:webHidden/>
              </w:rPr>
              <w:t>2</w:t>
            </w:r>
            <w:r>
              <w:rPr>
                <w:webHidden/>
              </w:rPr>
              <w:fldChar w:fldCharType="end"/>
            </w:r>
          </w:hyperlink>
        </w:p>
        <w:p w14:paraId="04829F8E" w14:textId="77777777" w:rsidR="008E1240" w:rsidRDefault="008E1240">
          <w:pPr>
            <w:pStyle w:val="TOC1"/>
            <w:rPr>
              <w:rFonts w:eastAsiaTheme="minorEastAsia"/>
              <w:color w:val="auto"/>
              <w:kern w:val="0"/>
              <w:szCs w:val="22"/>
              <w:lang w:eastAsia="en-US"/>
            </w:rPr>
          </w:pPr>
          <w:hyperlink w:anchor="_Toc426677507" w:history="1">
            <w:r w:rsidRPr="002B5C2D">
              <w:rPr>
                <w:rStyle w:val="Hyperlink"/>
              </w:rPr>
              <w:t>Theory</w:t>
            </w:r>
            <w:r>
              <w:rPr>
                <w:webHidden/>
              </w:rPr>
              <w:tab/>
            </w:r>
            <w:r>
              <w:rPr>
                <w:webHidden/>
              </w:rPr>
              <w:fldChar w:fldCharType="begin"/>
            </w:r>
            <w:r>
              <w:rPr>
                <w:webHidden/>
              </w:rPr>
              <w:instrText xml:space="preserve"> PAGEREF _Toc426677507 \h </w:instrText>
            </w:r>
            <w:r>
              <w:rPr>
                <w:webHidden/>
              </w:rPr>
            </w:r>
            <w:r>
              <w:rPr>
                <w:webHidden/>
              </w:rPr>
              <w:fldChar w:fldCharType="separate"/>
            </w:r>
            <w:r>
              <w:rPr>
                <w:webHidden/>
              </w:rPr>
              <w:t>3</w:t>
            </w:r>
            <w:r>
              <w:rPr>
                <w:webHidden/>
              </w:rPr>
              <w:fldChar w:fldCharType="end"/>
            </w:r>
          </w:hyperlink>
        </w:p>
        <w:p w14:paraId="222FB3B9" w14:textId="77777777" w:rsidR="008E1240" w:rsidRDefault="008E1240">
          <w:pPr>
            <w:pStyle w:val="TOC1"/>
            <w:rPr>
              <w:rFonts w:eastAsiaTheme="minorEastAsia"/>
              <w:color w:val="auto"/>
              <w:kern w:val="0"/>
              <w:szCs w:val="22"/>
              <w:lang w:eastAsia="en-US"/>
            </w:rPr>
          </w:pPr>
          <w:hyperlink w:anchor="_Toc426677508" w:history="1">
            <w:r w:rsidRPr="002B5C2D">
              <w:rPr>
                <w:rStyle w:val="Hyperlink"/>
              </w:rPr>
              <w:t>Library Structure</w:t>
            </w:r>
            <w:r>
              <w:rPr>
                <w:webHidden/>
              </w:rPr>
              <w:tab/>
            </w:r>
            <w:r>
              <w:rPr>
                <w:webHidden/>
              </w:rPr>
              <w:fldChar w:fldCharType="begin"/>
            </w:r>
            <w:r>
              <w:rPr>
                <w:webHidden/>
              </w:rPr>
              <w:instrText xml:space="preserve"> PAGEREF _Toc426677508 \h </w:instrText>
            </w:r>
            <w:r>
              <w:rPr>
                <w:webHidden/>
              </w:rPr>
            </w:r>
            <w:r>
              <w:rPr>
                <w:webHidden/>
              </w:rPr>
              <w:fldChar w:fldCharType="separate"/>
            </w:r>
            <w:r>
              <w:rPr>
                <w:webHidden/>
              </w:rPr>
              <w:t>6</w:t>
            </w:r>
            <w:r>
              <w:rPr>
                <w:webHidden/>
              </w:rPr>
              <w:fldChar w:fldCharType="end"/>
            </w:r>
          </w:hyperlink>
        </w:p>
        <w:p w14:paraId="1B0E8F55" w14:textId="77777777" w:rsidR="008E1240" w:rsidRDefault="008E1240">
          <w:pPr>
            <w:pStyle w:val="TOC1"/>
            <w:rPr>
              <w:rFonts w:eastAsiaTheme="minorEastAsia"/>
              <w:color w:val="auto"/>
              <w:kern w:val="0"/>
              <w:szCs w:val="22"/>
              <w:lang w:eastAsia="en-US"/>
            </w:rPr>
          </w:pPr>
          <w:hyperlink w:anchor="_Toc426677509" w:history="1">
            <w:r w:rsidRPr="002B5C2D">
              <w:rPr>
                <w:rStyle w:val="Hyperlink"/>
              </w:rPr>
              <w:t>Hardware and Circuit</w:t>
            </w:r>
            <w:r>
              <w:rPr>
                <w:webHidden/>
              </w:rPr>
              <w:tab/>
            </w:r>
            <w:r>
              <w:rPr>
                <w:webHidden/>
              </w:rPr>
              <w:fldChar w:fldCharType="begin"/>
            </w:r>
            <w:r>
              <w:rPr>
                <w:webHidden/>
              </w:rPr>
              <w:instrText xml:space="preserve"> PAGEREF _Toc426677509 \h </w:instrText>
            </w:r>
            <w:r>
              <w:rPr>
                <w:webHidden/>
              </w:rPr>
            </w:r>
            <w:r>
              <w:rPr>
                <w:webHidden/>
              </w:rPr>
              <w:fldChar w:fldCharType="separate"/>
            </w:r>
            <w:r>
              <w:rPr>
                <w:webHidden/>
              </w:rPr>
              <w:t>11</w:t>
            </w:r>
            <w:r>
              <w:rPr>
                <w:webHidden/>
              </w:rPr>
              <w:fldChar w:fldCharType="end"/>
            </w:r>
          </w:hyperlink>
        </w:p>
        <w:p w14:paraId="189D8287" w14:textId="77777777" w:rsidR="008E1240" w:rsidRDefault="008E1240">
          <w:pPr>
            <w:pStyle w:val="TOC1"/>
            <w:rPr>
              <w:rFonts w:eastAsiaTheme="minorEastAsia"/>
              <w:color w:val="auto"/>
              <w:kern w:val="0"/>
              <w:szCs w:val="22"/>
              <w:lang w:eastAsia="en-US"/>
            </w:rPr>
          </w:pPr>
          <w:hyperlink w:anchor="_Toc426677510" w:history="1">
            <w:r w:rsidRPr="002B5C2D">
              <w:rPr>
                <w:rStyle w:val="Hyperlink"/>
              </w:rPr>
              <w:t>Results</w:t>
            </w:r>
            <w:r>
              <w:rPr>
                <w:webHidden/>
              </w:rPr>
              <w:tab/>
            </w:r>
            <w:r>
              <w:rPr>
                <w:webHidden/>
              </w:rPr>
              <w:fldChar w:fldCharType="begin"/>
            </w:r>
            <w:r>
              <w:rPr>
                <w:webHidden/>
              </w:rPr>
              <w:instrText xml:space="preserve"> PAGEREF _Toc426677510 \h </w:instrText>
            </w:r>
            <w:r>
              <w:rPr>
                <w:webHidden/>
              </w:rPr>
            </w:r>
            <w:r>
              <w:rPr>
                <w:webHidden/>
              </w:rPr>
              <w:fldChar w:fldCharType="separate"/>
            </w:r>
            <w:r>
              <w:rPr>
                <w:webHidden/>
              </w:rPr>
              <w:t>13</w:t>
            </w:r>
            <w:r>
              <w:rPr>
                <w:webHidden/>
              </w:rPr>
              <w:fldChar w:fldCharType="end"/>
            </w:r>
          </w:hyperlink>
        </w:p>
        <w:p w14:paraId="6DA535EE" w14:textId="77777777" w:rsidR="008E1240" w:rsidRDefault="008E1240">
          <w:pPr>
            <w:pStyle w:val="TOC1"/>
            <w:rPr>
              <w:rFonts w:eastAsiaTheme="minorEastAsia"/>
              <w:color w:val="auto"/>
              <w:kern w:val="0"/>
              <w:szCs w:val="22"/>
              <w:lang w:eastAsia="en-US"/>
            </w:rPr>
          </w:pPr>
          <w:hyperlink w:anchor="_Toc426677511" w:history="1">
            <w:r w:rsidRPr="002B5C2D">
              <w:rPr>
                <w:rStyle w:val="Hyperlink"/>
              </w:rPr>
              <w:t>Future Possibilities</w:t>
            </w:r>
            <w:r>
              <w:rPr>
                <w:webHidden/>
              </w:rPr>
              <w:tab/>
            </w:r>
            <w:r>
              <w:rPr>
                <w:webHidden/>
              </w:rPr>
              <w:fldChar w:fldCharType="begin"/>
            </w:r>
            <w:r>
              <w:rPr>
                <w:webHidden/>
              </w:rPr>
              <w:instrText xml:space="preserve"> PAGEREF _Toc426677511 \h </w:instrText>
            </w:r>
            <w:r>
              <w:rPr>
                <w:webHidden/>
              </w:rPr>
            </w:r>
            <w:r>
              <w:rPr>
                <w:webHidden/>
              </w:rPr>
              <w:fldChar w:fldCharType="separate"/>
            </w:r>
            <w:r>
              <w:rPr>
                <w:webHidden/>
              </w:rPr>
              <w:t>14</w:t>
            </w:r>
            <w:r>
              <w:rPr>
                <w:webHidden/>
              </w:rPr>
              <w:fldChar w:fldCharType="end"/>
            </w:r>
          </w:hyperlink>
        </w:p>
        <w:p w14:paraId="7612D0D6" w14:textId="77777777" w:rsidR="008E1240" w:rsidRDefault="008E1240">
          <w:pPr>
            <w:pStyle w:val="TOC1"/>
            <w:rPr>
              <w:rFonts w:eastAsiaTheme="minorEastAsia"/>
              <w:color w:val="auto"/>
              <w:kern w:val="0"/>
              <w:szCs w:val="22"/>
              <w:lang w:eastAsia="en-US"/>
            </w:rPr>
          </w:pPr>
          <w:hyperlink w:anchor="_Toc426677512" w:history="1">
            <w:r w:rsidRPr="002B5C2D">
              <w:rPr>
                <w:rStyle w:val="Hyperlink"/>
              </w:rPr>
              <w:t>References and Links</w:t>
            </w:r>
            <w:r>
              <w:rPr>
                <w:webHidden/>
              </w:rPr>
              <w:tab/>
            </w:r>
            <w:r>
              <w:rPr>
                <w:webHidden/>
              </w:rPr>
              <w:fldChar w:fldCharType="begin"/>
            </w:r>
            <w:r>
              <w:rPr>
                <w:webHidden/>
              </w:rPr>
              <w:instrText xml:space="preserve"> PAGEREF _Toc426677512 \h </w:instrText>
            </w:r>
            <w:r>
              <w:rPr>
                <w:webHidden/>
              </w:rPr>
            </w:r>
            <w:r>
              <w:rPr>
                <w:webHidden/>
              </w:rPr>
              <w:fldChar w:fldCharType="separate"/>
            </w:r>
            <w:r>
              <w:rPr>
                <w:webHidden/>
              </w:rPr>
              <w:t>15</w:t>
            </w:r>
            <w:r>
              <w:rPr>
                <w:webHidden/>
              </w:rPr>
              <w:fldChar w:fldCharType="end"/>
            </w:r>
          </w:hyperlink>
        </w:p>
        <w:p w14:paraId="4AE298CE" w14:textId="77777777" w:rsidR="008E1240" w:rsidRDefault="008E1240">
          <w:pPr>
            <w:pStyle w:val="TOC1"/>
            <w:rPr>
              <w:rFonts w:eastAsiaTheme="minorEastAsia"/>
              <w:color w:val="auto"/>
              <w:kern w:val="0"/>
              <w:szCs w:val="22"/>
              <w:lang w:eastAsia="en-US"/>
            </w:rPr>
          </w:pPr>
          <w:hyperlink w:anchor="_Toc426677513" w:history="1">
            <w:r w:rsidRPr="002B5C2D">
              <w:rPr>
                <w:rStyle w:val="Hyperlink"/>
              </w:rPr>
              <w:t>Contact Information</w:t>
            </w:r>
            <w:r>
              <w:rPr>
                <w:webHidden/>
              </w:rPr>
              <w:tab/>
            </w:r>
            <w:r>
              <w:rPr>
                <w:webHidden/>
              </w:rPr>
              <w:fldChar w:fldCharType="begin"/>
            </w:r>
            <w:r>
              <w:rPr>
                <w:webHidden/>
              </w:rPr>
              <w:instrText xml:space="preserve"> PAGEREF _Toc426677513 \h </w:instrText>
            </w:r>
            <w:r>
              <w:rPr>
                <w:webHidden/>
              </w:rPr>
            </w:r>
            <w:r>
              <w:rPr>
                <w:webHidden/>
              </w:rPr>
              <w:fldChar w:fldCharType="separate"/>
            </w:r>
            <w:r>
              <w:rPr>
                <w:webHidden/>
              </w:rPr>
              <w:t>16</w:t>
            </w:r>
            <w:r>
              <w:rPr>
                <w:webHidden/>
              </w:rPr>
              <w:fldChar w:fldCharType="end"/>
            </w:r>
          </w:hyperlink>
        </w:p>
        <w:p w14:paraId="720CE270" w14:textId="77777777" w:rsidR="008E1240" w:rsidRDefault="008E1240">
          <w:pPr>
            <w:pStyle w:val="TOC1"/>
            <w:rPr>
              <w:rFonts w:eastAsiaTheme="minorEastAsia"/>
              <w:color w:val="auto"/>
              <w:kern w:val="0"/>
              <w:szCs w:val="22"/>
              <w:lang w:eastAsia="en-US"/>
            </w:rPr>
          </w:pPr>
          <w:hyperlink w:anchor="_Toc426677514" w:history="1">
            <w:r w:rsidRPr="002B5C2D">
              <w:rPr>
                <w:rStyle w:val="Hyperlink"/>
              </w:rPr>
              <w:t>Club Details</w:t>
            </w:r>
            <w:r>
              <w:rPr>
                <w:webHidden/>
              </w:rPr>
              <w:tab/>
            </w:r>
            <w:r>
              <w:rPr>
                <w:webHidden/>
              </w:rPr>
              <w:fldChar w:fldCharType="begin"/>
            </w:r>
            <w:r>
              <w:rPr>
                <w:webHidden/>
              </w:rPr>
              <w:instrText xml:space="preserve"> PAGEREF _Toc426677514 \h </w:instrText>
            </w:r>
            <w:r>
              <w:rPr>
                <w:webHidden/>
              </w:rPr>
            </w:r>
            <w:r>
              <w:rPr>
                <w:webHidden/>
              </w:rPr>
              <w:fldChar w:fldCharType="separate"/>
            </w:r>
            <w:r>
              <w:rPr>
                <w:webHidden/>
              </w:rPr>
              <w:t>16</w:t>
            </w:r>
            <w:r>
              <w:rPr>
                <w:webHidden/>
              </w:rPr>
              <w:fldChar w:fldCharType="end"/>
            </w:r>
          </w:hyperlink>
        </w:p>
        <w:p w14:paraId="5F7516A3" w14:textId="77777777" w:rsidR="00502667" w:rsidRDefault="008A6DF2">
          <w:pPr>
            <w:rPr>
              <w:b/>
              <w:bCs/>
              <w:noProof/>
            </w:rPr>
          </w:pPr>
          <w:r>
            <w:fldChar w:fldCharType="end"/>
          </w:r>
        </w:p>
      </w:sdtContent>
    </w:sdt>
    <w:p w14:paraId="29F241E9" w14:textId="77777777" w:rsidR="00502667" w:rsidRDefault="00502667">
      <w:pPr>
        <w:sectPr w:rsidR="00502667">
          <w:headerReference w:type="default" r:id="rId12"/>
          <w:pgSz w:w="12240" w:h="15840" w:code="1"/>
          <w:pgMar w:top="2520" w:right="1512" w:bottom="1800" w:left="1512" w:header="1080" w:footer="720" w:gutter="0"/>
          <w:pgNumType w:start="0"/>
          <w:cols w:space="720"/>
          <w:titlePg/>
          <w:docGrid w:linePitch="360"/>
        </w:sectPr>
      </w:pPr>
    </w:p>
    <w:p w14:paraId="4DD74130" w14:textId="77777777" w:rsidR="00456541" w:rsidRDefault="00456541" w:rsidP="00456541">
      <w:pPr>
        <w:pStyle w:val="Heading1"/>
      </w:pPr>
      <w:bookmarkStart w:id="0" w:name="_Toc426677505"/>
      <w:r>
        <w:lastRenderedPageBreak/>
        <w:t>Aim</w:t>
      </w:r>
      <w:bookmarkEnd w:id="0"/>
    </w:p>
    <w:p w14:paraId="55ECBB75" w14:textId="77777777" w:rsidR="00456541" w:rsidRDefault="00456541" w:rsidP="00456541">
      <w:pPr>
        <w:pStyle w:val="Heading2"/>
      </w:pPr>
      <w:r>
        <w:t>Brief description</w:t>
      </w:r>
    </w:p>
    <w:p w14:paraId="75E05C5B" w14:textId="77777777" w:rsidR="00456541" w:rsidRDefault="00456541" w:rsidP="00456541">
      <w:r>
        <w:t>Robots, in order to gain the freedom of motion, use DC motors due to ease of control and restrictions in field of application. By controlling the angular velocity of a motor at desired instant, we can bring about precise control over the mechanical system. The library is trying to implement this control for motor drivers that are frequently used in the club.</w:t>
      </w:r>
    </w:p>
    <w:p w14:paraId="3B43FBA1" w14:textId="77777777" w:rsidR="00456541" w:rsidRDefault="00456541" w:rsidP="00456541">
      <w:pPr>
        <w:pStyle w:val="Heading2"/>
      </w:pPr>
      <w:r>
        <w:t>Objectives</w:t>
      </w:r>
    </w:p>
    <w:p w14:paraId="3A1930F8" w14:textId="77777777" w:rsidR="00456541" w:rsidRDefault="00456541" w:rsidP="00456541">
      <w:r>
        <w:t>The library has control variables for the ease of calibration for different systems. Control factors are set so that it can be easily modified to change the behavior of Ramping as well as Running of motor. The modular approach helps in easily use the library for different drivers like Sabertooth and L293d.</w:t>
      </w:r>
    </w:p>
    <w:p w14:paraId="73787FFE" w14:textId="77777777" w:rsidR="00456541" w:rsidRDefault="00456541" w:rsidP="00456541">
      <w:pPr>
        <w:pStyle w:val="Heading2"/>
      </w:pPr>
      <w:r>
        <w:t>Requirement</w:t>
      </w:r>
    </w:p>
    <w:p w14:paraId="70D334AC" w14:textId="77777777" w:rsidR="00456541" w:rsidRDefault="00456541" w:rsidP="00456541">
      <w:r>
        <w:t>Positioning the slider system within 1mm accuracy with a test load of about 2.5 kg as dead weight.</w:t>
      </w:r>
    </w:p>
    <w:p w14:paraId="71989EFF" w14:textId="77777777" w:rsidR="00456541" w:rsidRDefault="00456541" w:rsidP="00456541">
      <w:pPr>
        <w:pStyle w:val="Heading2"/>
      </w:pPr>
      <w:r>
        <w:t>Looking Ahead</w:t>
      </w:r>
    </w:p>
    <w:p w14:paraId="071887DD" w14:textId="77777777" w:rsidR="00456541" w:rsidRDefault="00456541" w:rsidP="00456541">
      <w:r>
        <w:t xml:space="preserve">The library could be used to control any motor driven system. For example the library could use to directly control an encoded differential drive. The application is limited only by imagination. </w:t>
      </w:r>
    </w:p>
    <w:p w14:paraId="5320DA10" w14:textId="77777777" w:rsidR="00502667" w:rsidRDefault="00502667"/>
    <w:p w14:paraId="2E5A7B2B" w14:textId="77777777" w:rsidR="00502667" w:rsidRDefault="0026522E">
      <w:pPr>
        <w:pStyle w:val="Heading1"/>
      </w:pPr>
      <w:bookmarkStart w:id="1" w:name="_Toc426677506"/>
      <w:r>
        <w:lastRenderedPageBreak/>
        <w:t>Overview</w:t>
      </w:r>
      <w:bookmarkEnd w:id="1"/>
    </w:p>
    <w:p w14:paraId="6033F4EA" w14:textId="77777777" w:rsidR="0026522E" w:rsidRDefault="0026522E" w:rsidP="0026522E">
      <w:r>
        <w:t xml:space="preserve">Ramping is used to smooth out the motion of the motor. The main advantage of using ramping is to prevent sudden </w:t>
      </w:r>
      <w:ins w:id="2" w:author="william" w:date="2015-07-31T21:53:00Z">
        <w:r>
          <w:t xml:space="preserve">changes in </w:t>
        </w:r>
      </w:ins>
      <w:r>
        <w:t xml:space="preserve">current </w:t>
      </w:r>
      <w:del w:id="3" w:author="william" w:date="2015-07-31T21:53:00Z">
        <w:r>
          <w:delText xml:space="preserve">changes </w:delText>
        </w:r>
      </w:del>
      <w:r>
        <w:t>which causes adverse effects on motor’s life</w:t>
      </w:r>
      <w:ins w:id="4" w:author="william" w:date="2015-07-31T21:45:00Z">
        <w:r>
          <w:t xml:space="preserve"> </w:t>
        </w:r>
      </w:ins>
      <w:ins w:id="5" w:author="Varan Gupta" w:date="2015-07-31T16:14:00Z">
        <w:r>
          <w:t xml:space="preserve">and </w:t>
        </w:r>
        <w:del w:id="6" w:author="william" w:date="2015-07-31T21:54:00Z">
          <w:r>
            <w:delText>also</w:delText>
          </w:r>
        </w:del>
      </w:ins>
      <w:ins w:id="7" w:author="william" w:date="2015-07-31T21:54:00Z">
        <w:r>
          <w:t>to avoid</w:t>
        </w:r>
      </w:ins>
      <w:ins w:id="8" w:author="Varan Gupta" w:date="2015-07-31T16:14:00Z">
        <w:del w:id="9" w:author="william" w:date="2015-07-31T21:54:00Z">
          <w:r>
            <w:delText xml:space="preserve"> causes </w:delText>
          </w:r>
        </w:del>
      </w:ins>
      <w:ins w:id="10" w:author="william" w:date="2015-07-31T21:54:00Z">
        <w:r>
          <w:t xml:space="preserve"> </w:t>
        </w:r>
      </w:ins>
      <w:ins w:id="11" w:author="Varan Gupta" w:date="2015-07-31T16:14:00Z">
        <w:r>
          <w:t>jerks which is not good for</w:t>
        </w:r>
      </w:ins>
      <w:ins w:id="12" w:author="Vaibhav Gupta" w:date="2015-08-01T12:35:00Z">
        <w:r>
          <w:t xml:space="preserve"> the</w:t>
        </w:r>
      </w:ins>
      <w:ins w:id="13" w:author="Varan Gupta" w:date="2015-07-31T16:14:00Z">
        <w:r>
          <w:t xml:space="preserve"> mechanical system</w:t>
        </w:r>
      </w:ins>
      <w:r>
        <w:t xml:space="preserve">. </w:t>
      </w:r>
      <w:del w:id="14" w:author="william" w:date="2015-07-31T21:55:00Z">
        <w:r>
          <w:delText xml:space="preserve">In Ramped motion, change in state of motion of system is gradual rather than drastic which prevents the unwanted impulses acting on the system. Ramping also reduce the sudden surges of high current. </w:delText>
        </w:r>
      </w:del>
    </w:p>
    <w:p w14:paraId="44479C1C" w14:textId="77777777" w:rsidR="0026522E" w:rsidRDefault="0026522E" w:rsidP="00BD5613">
      <w:pPr>
        <w:pStyle w:val="Heading2"/>
        <w:rPr>
          <w:ins w:id="15" w:author="william" w:date="2015-07-31T21:59:00Z"/>
        </w:rPr>
        <w:pPrChange w:id="16" w:author="william" w:date="2015-07-31T21:59:00Z">
          <w:pPr/>
        </w:pPrChange>
      </w:pPr>
      <w:ins w:id="17" w:author="william" w:date="2015-07-31T21:59:00Z">
        <w:r>
          <w:t>Software</w:t>
        </w:r>
      </w:ins>
    </w:p>
    <w:p w14:paraId="0A3CB59E" w14:textId="77777777" w:rsidR="0026522E" w:rsidRDefault="0026522E" w:rsidP="0026522E">
      <w:r>
        <w:t xml:space="preserve">Since the velocity of motor can be controlled using PWM, so using </w:t>
      </w:r>
      <w:proofErr w:type="spellStart"/>
      <w:r>
        <w:t>analogWrite</w:t>
      </w:r>
      <w:proofErr w:type="spellEnd"/>
      <w:r>
        <w:t xml:space="preserve">() for L293D and L298 control and </w:t>
      </w:r>
      <w:proofErr w:type="spellStart"/>
      <w:r>
        <w:t>USBsabertooth</w:t>
      </w:r>
      <w:proofErr w:type="spellEnd"/>
      <w:r>
        <w:t xml:space="preserve"> library is used to control Sabertooth 2x32.The PWM corresponding to the desired velocity is given to the motor driver at the desired time till it changes from initial to final rpm.</w:t>
      </w:r>
    </w:p>
    <w:p w14:paraId="561020E6" w14:textId="77777777" w:rsidR="0026522E" w:rsidRDefault="0026522E" w:rsidP="0026522E">
      <w:r>
        <w:t xml:space="preserve">Position control is achieved using ramping </w:t>
      </w:r>
      <w:ins w:id="18" w:author="william" w:date="2015-07-31T21:56:00Z">
        <w:r>
          <w:t>up to</w:t>
        </w:r>
      </w:ins>
      <w:r>
        <w:t xml:space="preserve"> an optimal velocity and then ramping down</w:t>
      </w:r>
      <w:ins w:id="19" w:author="william" w:date="2015-07-31T22:05:00Z">
        <w:r>
          <w:t>. The code is compatible with Arduino Mega or above.</w:t>
        </w:r>
      </w:ins>
    </w:p>
    <w:p w14:paraId="43CB01BA" w14:textId="77777777" w:rsidR="0026522E" w:rsidRDefault="0026522E" w:rsidP="0026522E">
      <w:r>
        <w:t xml:space="preserve">The complete position control library consists of two </w:t>
      </w:r>
      <w:ins w:id="20" w:author="william" w:date="2015-07-31T22:27:00Z">
        <w:r>
          <w:t>parts:</w:t>
        </w:r>
      </w:ins>
      <w:r>
        <w:t xml:space="preserve"> </w:t>
      </w:r>
    </w:p>
    <w:p w14:paraId="5E0E252B" w14:textId="77777777" w:rsidR="0026522E" w:rsidRDefault="0026522E" w:rsidP="0026522E">
      <w:pPr>
        <w:pStyle w:val="ListParagraph"/>
        <w:numPr>
          <w:ilvl w:val="0"/>
          <w:numId w:val="25"/>
        </w:numPr>
        <w:pPrChange w:id="21" w:author="william" w:date="2015-07-31T22:08:00Z">
          <w:pPr/>
        </w:pPrChange>
      </w:pPr>
      <w:proofErr w:type="spellStart"/>
      <w:r>
        <w:rPr>
          <w:b/>
        </w:rPr>
        <w:t>R</w:t>
      </w:r>
      <w:r w:rsidRPr="003D44D6">
        <w:rPr>
          <w:b/>
        </w:rPr>
        <w:t>amping.h</w:t>
      </w:r>
      <w:proofErr w:type="spellEnd"/>
      <w:r>
        <w:t xml:space="preserve"> – helps to change the speed of motor in a controlled manner. It contains definition for the functions by which the ramping is implemented, we have developed two types of ramping headers, </w:t>
      </w:r>
      <w:del w:id="22" w:author="william" w:date="2015-07-31T22:07:00Z">
        <w:r>
          <w:delText>each</w:delText>
        </w:r>
      </w:del>
      <w:r>
        <w:t xml:space="preserve"> us</w:t>
      </w:r>
      <w:ins w:id="23" w:author="william" w:date="2015-07-31T22:07:00Z">
        <w:r>
          <w:t xml:space="preserve">ing </w:t>
        </w:r>
      </w:ins>
      <w:del w:id="24" w:author="william" w:date="2015-07-31T22:07:00Z">
        <w:r>
          <w:delText>es</w:delText>
        </w:r>
      </w:del>
      <w:r>
        <w:t xml:space="preserve"> time and position as independent variable respectively.</w:t>
      </w:r>
    </w:p>
    <w:p w14:paraId="5FB4D256" w14:textId="77777777" w:rsidR="0026522E" w:rsidRDefault="0026522E" w:rsidP="0026522E">
      <w:pPr>
        <w:pStyle w:val="ListParagraph"/>
        <w:numPr>
          <w:ilvl w:val="0"/>
          <w:numId w:val="25"/>
        </w:numPr>
        <w:pPrChange w:id="25" w:author="william" w:date="2015-07-31T22:08:00Z">
          <w:pPr/>
        </w:pPrChange>
      </w:pPr>
      <w:proofErr w:type="spellStart"/>
      <w:proofErr w:type="gramStart"/>
      <w:r w:rsidRPr="003D44D6">
        <w:rPr>
          <w:b/>
        </w:rPr>
        <w:t>Goto.h</w:t>
      </w:r>
      <w:proofErr w:type="spellEnd"/>
      <w:r>
        <w:t xml:space="preserve">  –</w:t>
      </w:r>
      <w:proofErr w:type="gramEnd"/>
      <w:r>
        <w:t xml:space="preserve"> uses the ramping header and chooses the method by  which the motor should move from </w:t>
      </w:r>
      <w:del w:id="26" w:author="william" w:date="2015-07-31T22:07:00Z">
        <w:r>
          <w:delText xml:space="preserve">some </w:delText>
        </w:r>
      </w:del>
      <w:ins w:id="27" w:author="william" w:date="2015-07-31T22:07:00Z">
        <w:r>
          <w:t xml:space="preserve">one </w:t>
        </w:r>
      </w:ins>
      <w:r>
        <w:t>position to another.</w:t>
      </w:r>
    </w:p>
    <w:p w14:paraId="36F626C7" w14:textId="77777777" w:rsidR="0026522E" w:rsidRDefault="0026522E" w:rsidP="00BD5613">
      <w:pPr>
        <w:pStyle w:val="Heading2"/>
        <w:rPr>
          <w:del w:id="28" w:author="william" w:date="2015-07-31T22:08:00Z"/>
        </w:rPr>
      </w:pPr>
      <w:r>
        <w:t xml:space="preserve"> </w:t>
      </w:r>
      <w:del w:id="29" w:author="william" w:date="2015-07-31T22:08:00Z">
        <w:r>
          <w:delText>We have developed two Goto headers which controls the motion completely using distance control and using a combination of distance &amp; time control respectively.</w:delText>
        </w:r>
      </w:del>
    </w:p>
    <w:p w14:paraId="1C3A6B99" w14:textId="77777777" w:rsidR="0026522E" w:rsidRDefault="0026522E" w:rsidP="00BD5613">
      <w:pPr>
        <w:pStyle w:val="Heading2"/>
        <w:rPr>
          <w:ins w:id="30" w:author="william" w:date="2015-07-31T22:08:00Z"/>
        </w:rPr>
      </w:pPr>
      <w:ins w:id="31" w:author="william" w:date="2015-07-31T22:08:00Z">
        <w:r>
          <w:t>Hardware</w:t>
        </w:r>
      </w:ins>
    </w:p>
    <w:p w14:paraId="083E951E" w14:textId="77777777" w:rsidR="0026522E" w:rsidRPr="00817F22" w:rsidRDefault="0026522E" w:rsidP="0026522E">
      <w:pPr>
        <w:pStyle w:val="ListParagraph"/>
        <w:numPr>
          <w:ilvl w:val="0"/>
          <w:numId w:val="26"/>
        </w:numPr>
        <w:rPr>
          <w:b/>
        </w:rPr>
      </w:pPr>
      <w:ins w:id="32" w:author="Varan Gupta" w:date="2015-07-31T16:16:00Z">
        <w:del w:id="33" w:author="william" w:date="2015-07-31T21:56:00Z">
          <w:r w:rsidRPr="00817F22">
            <w:rPr>
              <w:b/>
            </w:rPr>
            <w:delText xml:space="preserve">Add information about the hardware </w:delText>
          </w:r>
        </w:del>
      </w:ins>
      <w:ins w:id="34" w:author="william" w:date="2015-07-31T21:56:00Z">
        <w:r w:rsidRPr="00817F22">
          <w:rPr>
            <w:b/>
          </w:rPr>
          <w:t xml:space="preserve">Igus Slider attached through a spring coupler </w:t>
        </w:r>
      </w:ins>
    </w:p>
    <w:p w14:paraId="63EB4CC7" w14:textId="77777777" w:rsidR="0026522E" w:rsidRPr="00817F22" w:rsidRDefault="0026522E" w:rsidP="0026522E">
      <w:pPr>
        <w:pStyle w:val="ListParagraph"/>
        <w:numPr>
          <w:ilvl w:val="0"/>
          <w:numId w:val="26"/>
        </w:numPr>
        <w:rPr>
          <w:b/>
        </w:rPr>
      </w:pPr>
      <w:ins w:id="35" w:author="william" w:date="2015-07-31T21:56:00Z">
        <w:r w:rsidRPr="00817F22">
          <w:rPr>
            <w:b/>
          </w:rPr>
          <w:t xml:space="preserve">Sabertooth2x32. </w:t>
        </w:r>
      </w:ins>
    </w:p>
    <w:p w14:paraId="54ED66ED" w14:textId="77777777" w:rsidR="0026522E" w:rsidRPr="00817F22" w:rsidRDefault="0026522E" w:rsidP="0026522E">
      <w:pPr>
        <w:pStyle w:val="ListParagraph"/>
        <w:numPr>
          <w:ilvl w:val="0"/>
          <w:numId w:val="26"/>
        </w:numPr>
        <w:rPr>
          <w:b/>
        </w:rPr>
      </w:pPr>
      <w:ins w:id="36" w:author="william" w:date="2015-07-31T21:56:00Z">
        <w:r w:rsidRPr="00817F22">
          <w:rPr>
            <w:b/>
          </w:rPr>
          <w:t xml:space="preserve">Maxon motor </w:t>
        </w:r>
        <w:r w:rsidRPr="00817F22">
          <w:t>(Part number 236669)</w:t>
        </w:r>
        <w:r w:rsidRPr="00817F22">
          <w:rPr>
            <w:b/>
          </w:rPr>
          <w:t xml:space="preserve"> with Planetary Gearhead </w:t>
        </w:r>
        <w:r w:rsidRPr="00817F22">
          <w:t>(Part number 166162)</w:t>
        </w:r>
        <w:r w:rsidRPr="00817F22">
          <w:rPr>
            <w:b/>
          </w:rPr>
          <w:t xml:space="preserve"> </w:t>
        </w:r>
      </w:ins>
    </w:p>
    <w:p w14:paraId="32927CDF" w14:textId="77777777" w:rsidR="0026522E" w:rsidRPr="00817F22" w:rsidRDefault="0026522E" w:rsidP="0026522E">
      <w:pPr>
        <w:pStyle w:val="ListParagraph"/>
        <w:numPr>
          <w:ilvl w:val="0"/>
          <w:numId w:val="26"/>
        </w:numPr>
        <w:rPr>
          <w:b/>
        </w:rPr>
      </w:pPr>
      <w:ins w:id="37" w:author="william" w:date="2015-07-31T21:56:00Z">
        <w:r w:rsidRPr="00817F22">
          <w:rPr>
            <w:b/>
          </w:rPr>
          <w:t xml:space="preserve">Encoder HEDS 5540 </w:t>
        </w:r>
      </w:ins>
    </w:p>
    <w:p w14:paraId="38CD4AA2" w14:textId="77777777" w:rsidR="0026522E" w:rsidRDefault="0026522E" w:rsidP="0026522E">
      <w:pPr>
        <w:pStyle w:val="ListParagraph"/>
        <w:numPr>
          <w:ilvl w:val="0"/>
          <w:numId w:val="26"/>
        </w:numPr>
        <w:rPr>
          <w:ins w:id="38" w:author="william" w:date="2015-07-31T21:56:00Z"/>
        </w:rPr>
      </w:pPr>
      <w:ins w:id="39" w:author="william" w:date="2015-07-31T21:56:00Z">
        <w:r w:rsidRPr="00817F22">
          <w:rPr>
            <w:b/>
          </w:rPr>
          <w:t>Arduino Mega.</w:t>
        </w:r>
      </w:ins>
    </w:p>
    <w:p w14:paraId="36B4F79A" w14:textId="77777777" w:rsidR="00502667" w:rsidRDefault="00502667" w:rsidP="0026522E"/>
    <w:p w14:paraId="578BA51D" w14:textId="77777777" w:rsidR="00502667" w:rsidRDefault="00A400C4">
      <w:pPr>
        <w:pStyle w:val="Heading1"/>
      </w:pPr>
      <w:bookmarkStart w:id="40" w:name="_Toc426677507"/>
      <w:r>
        <w:lastRenderedPageBreak/>
        <w:t>Theory</w:t>
      </w:r>
      <w:bookmarkEnd w:id="40"/>
    </w:p>
    <w:p w14:paraId="234A1F08" w14:textId="77777777" w:rsidR="00A400C4" w:rsidRDefault="00A400C4" w:rsidP="00A400C4">
      <w:pPr>
        <w:spacing w:after="40"/>
      </w:pPr>
      <w:r>
        <w:t xml:space="preserve">A motor driven slider, here mentioned as system, has a non-varying properties like power of motor inertia and friction which determine the limiting acceleration of the system. In order to smoothly control the system this limiting are found. The limiting acceleration when the motor is increasing its angular velocity and when it is decreasing its angular velocity are different. This is due to the fact that the frictional factor acts with and against the direction of acceleration during different times.   </w:t>
      </w:r>
    </w:p>
    <w:p w14:paraId="6D95330C" w14:textId="77777777" w:rsidR="00A400C4" w:rsidRDefault="00A400C4" w:rsidP="00A400C4">
      <w:pPr>
        <w:spacing w:before="0" w:after="0" w:line="240" w:lineRule="auto"/>
      </w:pPr>
    </w:p>
    <w:p w14:paraId="0FD43598" w14:textId="77777777" w:rsidR="00A400C4" w:rsidRDefault="00A400C4" w:rsidP="00A400C4">
      <w:pPr>
        <w:spacing w:before="0" w:after="0" w:line="240" w:lineRule="auto"/>
      </w:pPr>
      <w:r>
        <w:t xml:space="preserve">Power is given as pluses at high frequency to the motor, the ratio of time of application of power to the time period is determined by the PWM value given to the motor driver, which is here referred as PWM of motor. The angular speed of motor is linear function of PWM of the motor, so in order to control the system, the PWM is varied </w:t>
      </w:r>
      <w:proofErr w:type="gramStart"/>
      <w:r>
        <w:t>So</w:t>
      </w:r>
      <w:proofErr w:type="gramEnd"/>
      <w:r>
        <w:t xml:space="preserve"> sudden discrete change in the value of PWM can assumed to produce jerks in motion. This is achieved by the ramping library, which gives continues change of PWM.</w:t>
      </w:r>
    </w:p>
    <w:p w14:paraId="5B18C0CA" w14:textId="77777777" w:rsidR="00A400C4" w:rsidRDefault="00A400C4" w:rsidP="00A400C4">
      <w:pPr>
        <w:pStyle w:val="Heading2"/>
      </w:pPr>
      <w:r>
        <w:t>Implementation of Ramping</w:t>
      </w:r>
    </w:p>
    <w:p w14:paraId="5FA8E48A" w14:textId="77777777" w:rsidR="00A400C4" w:rsidRDefault="00A400C4" w:rsidP="00A400C4">
      <w:r>
        <w:t xml:space="preserve">In order to control the acceleration different types of ramping can be used like linear ramping, S-ramping and so on. In linear ramping the velocity will be a linear w.r.t time. S-ramping has the feature that the velocity changes from initial </w:t>
      </w:r>
      <w:proofErr w:type="spellStart"/>
      <w:r>
        <w:t>to</w:t>
      </w:r>
      <w:proofErr w:type="spellEnd"/>
      <w:r>
        <w:t xml:space="preserve"> final through an S curve, if plotted against time. S-ramping helps in removing sudden change in velocity so that the jerks will be removed from the system. The function x-sin(x) has this properties so this function is a possible candidate. Another way to do this is by using different functions for different parts of S-curve and solving to find the parameters such that the resulting curve is smooth. But the problem with this is that it will require much more computing than a simple function, at this point it is clear that x-sin(x) gives a time advantage.</w:t>
      </w:r>
    </w:p>
    <w:p w14:paraId="6D547632" w14:textId="77777777" w:rsidR="00A400C4" w:rsidRDefault="00A400C4" w:rsidP="00A400C4">
      <w:pPr>
        <w:pStyle w:val="Heading3"/>
      </w:pPr>
      <w:r>
        <w:t>S-ramping</w:t>
      </w:r>
    </w:p>
    <w:p w14:paraId="5C4743DD" w14:textId="77777777" w:rsidR="00A400C4" w:rsidRDefault="00A400C4" w:rsidP="00A400C4">
      <w:pPr>
        <w:spacing w:before="0" w:after="0" w:line="240" w:lineRule="auto"/>
      </w:pPr>
      <w:r>
        <w:t>Once the limiting acceleration is found, if the motor is required to change angular velocity from say v1 to v2, the acceleration is smoothly increased to the limiting value and decreased back to zero. This is done so that the velocity changes from v1 to v2. The acceleration is changed just like 1-cos (k).Here k will be a function of time. See the fig. attached aside.</w:t>
      </w:r>
    </w:p>
    <w:p w14:paraId="35035E1C" w14:textId="77777777" w:rsidR="00A400C4" w:rsidRDefault="00A400C4" w:rsidP="00A400C4">
      <w:pPr>
        <w:spacing w:before="0" w:after="0" w:line="240" w:lineRule="auto"/>
      </w:pPr>
      <w:r>
        <w:t>FI</w:t>
      </w:r>
      <w:commentRangeStart w:id="41"/>
      <w:r>
        <w:t>G</w:t>
      </w:r>
      <w:commentRangeEnd w:id="41"/>
      <w:r>
        <w:commentReference w:id="41"/>
      </w:r>
      <w:r>
        <w:t>.</w:t>
      </w:r>
      <w:r>
        <w:rPr>
          <w:noProof/>
        </w:rPr>
        <w:drawing>
          <wp:inline distT="0" distB="0" distL="0" distR="0" wp14:anchorId="68F9FA16" wp14:editId="58FC0A90">
            <wp:extent cx="3631893" cy="2095159"/>
            <wp:effectExtent l="0" t="0" r="0" b="0"/>
            <wp:docPr id="5" name="image14.png" descr="acceleration"/>
            <wp:cNvGraphicFramePr/>
            <a:graphic xmlns:a="http://schemas.openxmlformats.org/drawingml/2006/main">
              <a:graphicData uri="http://schemas.openxmlformats.org/drawingml/2006/picture">
                <pic:pic xmlns:pic="http://schemas.openxmlformats.org/drawingml/2006/picture">
                  <pic:nvPicPr>
                    <pic:cNvPr id="0" name="image14.png" descr="acceleration"/>
                    <pic:cNvPicPr preferRelativeResize="0"/>
                  </pic:nvPicPr>
                  <pic:blipFill>
                    <a:blip r:embed="rId15"/>
                    <a:srcRect/>
                    <a:stretch>
                      <a:fillRect/>
                    </a:stretch>
                  </pic:blipFill>
                  <pic:spPr>
                    <a:xfrm>
                      <a:off x="0" y="0"/>
                      <a:ext cx="3631893" cy="2095159"/>
                    </a:xfrm>
                    <a:prstGeom prst="rect">
                      <a:avLst/>
                    </a:prstGeom>
                    <a:ln/>
                  </pic:spPr>
                </pic:pic>
              </a:graphicData>
            </a:graphic>
          </wp:inline>
        </w:drawing>
      </w:r>
    </w:p>
    <w:p w14:paraId="5D3E366E" w14:textId="77777777" w:rsidR="00A400C4" w:rsidRDefault="00A400C4" w:rsidP="00A400C4">
      <w:pPr>
        <w:spacing w:before="0" w:after="0" w:line="240" w:lineRule="auto"/>
      </w:pPr>
    </w:p>
    <w:p w14:paraId="36BB0722" w14:textId="77777777" w:rsidR="00A400C4" w:rsidRDefault="00A400C4" w:rsidP="00A400C4">
      <w:pPr>
        <w:spacing w:before="0" w:after="0" w:line="240" w:lineRule="auto"/>
      </w:pPr>
      <w:r>
        <w:t>The corresponding change in velocity will be in the form of k-sin (k). (See the graph)</w:t>
      </w:r>
    </w:p>
    <w:p w14:paraId="400D6FC7" w14:textId="77777777" w:rsidR="00A400C4" w:rsidRDefault="00A400C4" w:rsidP="00A400C4">
      <w:pPr>
        <w:spacing w:before="0" w:after="0" w:line="240" w:lineRule="auto"/>
        <w:rPr>
          <w:ins w:id="42" w:author="william" w:date="2015-07-31T22:23:00Z"/>
        </w:rPr>
      </w:pPr>
      <w:r>
        <w:t>FIG.</w:t>
      </w:r>
      <w:r>
        <w:rPr>
          <w:noProof/>
        </w:rPr>
        <w:drawing>
          <wp:inline distT="0" distB="0" distL="0" distR="0" wp14:anchorId="582E17B8" wp14:editId="7B50CCC6">
            <wp:extent cx="4382135" cy="2901767"/>
            <wp:effectExtent l="0" t="0" r="0" b="0"/>
            <wp:docPr id="4" name="image13.png" descr="velocity"/>
            <wp:cNvGraphicFramePr/>
            <a:graphic xmlns:a="http://schemas.openxmlformats.org/drawingml/2006/main">
              <a:graphicData uri="http://schemas.openxmlformats.org/drawingml/2006/picture">
                <pic:pic xmlns:pic="http://schemas.openxmlformats.org/drawingml/2006/picture">
                  <pic:nvPicPr>
                    <pic:cNvPr id="0" name="image13.png" descr="velocity"/>
                    <pic:cNvPicPr preferRelativeResize="0"/>
                  </pic:nvPicPr>
                  <pic:blipFill>
                    <a:blip r:embed="rId16"/>
                    <a:srcRect/>
                    <a:stretch>
                      <a:fillRect/>
                    </a:stretch>
                  </pic:blipFill>
                  <pic:spPr>
                    <a:xfrm>
                      <a:off x="0" y="0"/>
                      <a:ext cx="4396256" cy="2911117"/>
                    </a:xfrm>
                    <a:prstGeom prst="rect">
                      <a:avLst/>
                    </a:prstGeom>
                    <a:ln/>
                  </pic:spPr>
                </pic:pic>
              </a:graphicData>
            </a:graphic>
          </wp:inline>
        </w:drawing>
      </w:r>
    </w:p>
    <w:p w14:paraId="5E86099F" w14:textId="77777777" w:rsidR="00A400C4" w:rsidRDefault="00A400C4" w:rsidP="00A400C4">
      <w:pPr>
        <w:spacing w:before="0" w:after="0" w:line="240" w:lineRule="auto"/>
        <w:rPr>
          <w:ins w:id="43" w:author="william" w:date="2015-07-31T22:23:00Z"/>
        </w:rPr>
      </w:pPr>
      <w:ins w:id="44" w:author="william" w:date="2015-07-31T22:23:00Z">
        <w:r>
          <w:t>We will be interested in the part from 0 to 2pi.</w:t>
        </w:r>
      </w:ins>
    </w:p>
    <w:p w14:paraId="572BFAEB" w14:textId="77777777" w:rsidR="00A400C4" w:rsidRDefault="00A400C4" w:rsidP="00A400C4">
      <w:pPr>
        <w:spacing w:before="0" w:after="0" w:line="240" w:lineRule="auto"/>
      </w:pPr>
    </w:p>
    <w:p w14:paraId="4D45E143" w14:textId="77777777" w:rsidR="00A400C4" w:rsidRDefault="00A400C4" w:rsidP="00A400C4">
      <w:pPr>
        <w:spacing w:before="0" w:after="0" w:line="240" w:lineRule="auto"/>
      </w:pPr>
      <w:r>
        <w:t>The library is to implement the required change</w:t>
      </w:r>
      <w:ins w:id="45" w:author="william" w:date="2015-07-31T22:25:00Z">
        <w:r>
          <w:t xml:space="preserve"> in </w:t>
        </w:r>
      </w:ins>
      <w:del w:id="46" w:author="william" w:date="2015-07-31T22:25:00Z">
        <w:r>
          <w:delText xml:space="preserve"> so</w:delText>
        </w:r>
      </w:del>
      <w:ins w:id="47" w:author="william" w:date="2015-07-31T22:25:00Z">
        <w:r>
          <w:t>velocity so</w:t>
        </w:r>
      </w:ins>
      <w:r>
        <w:t xml:space="preserve"> that it follows the required ramping</w:t>
      </w:r>
      <w:ins w:id="48" w:author="william" w:date="2015-07-31T22:25:00Z">
        <w:r>
          <w:t xml:space="preserve"> path</w:t>
        </w:r>
      </w:ins>
      <w:r>
        <w:t xml:space="preserve">. The ramping can be done w.r.t time or w.r.t distance. If the ramping is to be controlled as a function of time and since we have the control on only PWM of motor, we will map the required change in angular velocity as change in PWM and the PWM values are altered so that it follows a S-curve with respect to time to achieve the desired change in angular velocity. </w:t>
      </w:r>
    </w:p>
    <w:p w14:paraId="0CDFA3A8" w14:textId="77777777" w:rsidR="00A400C4" w:rsidRDefault="00A400C4" w:rsidP="00A400C4">
      <w:pPr>
        <w:spacing w:before="0" w:after="0" w:line="240" w:lineRule="auto"/>
      </w:pPr>
    </w:p>
    <w:p w14:paraId="7A960F1D" w14:textId="77777777" w:rsidR="00A400C4" w:rsidRDefault="00A400C4" w:rsidP="00A400C4">
      <w:pPr>
        <w:spacing w:before="0" w:after="0" w:line="240" w:lineRule="auto"/>
      </w:pPr>
      <w:r>
        <w:t xml:space="preserve">Similarly if the ramping is to be implemented with respect to distance, PWM corresponding to each position is given to the system. But one set back of the library was the in ability to implement S-ramping by directly solving the equation and eliminating time depending factor. This was due to the complexity of equation </w:t>
      </w:r>
    </w:p>
    <w:p w14:paraId="69CEB661" w14:textId="77777777" w:rsidR="00A400C4" w:rsidRDefault="00A400C4" w:rsidP="00A400C4">
      <w:pPr>
        <w:spacing w:before="0" w:after="0" w:line="240" w:lineRule="auto"/>
      </w:pPr>
    </w:p>
    <w:p w14:paraId="3A37A857" w14:textId="77777777" w:rsidR="00A400C4" w:rsidRDefault="00A400C4" w:rsidP="00A400C4">
      <w:pPr>
        <w:spacing w:before="0" w:after="0" w:line="240" w:lineRule="auto"/>
      </w:pPr>
      <w:r>
        <w:t>Velocity, V= t-sin (t)</w:t>
      </w:r>
    </w:p>
    <w:p w14:paraId="0441EA2D" w14:textId="77777777" w:rsidR="00A400C4" w:rsidRDefault="00A400C4" w:rsidP="00A400C4">
      <w:pPr>
        <w:spacing w:before="0" w:after="0" w:line="240" w:lineRule="auto"/>
      </w:pPr>
      <w:r>
        <w:t xml:space="preserve">Integrating </w:t>
      </w:r>
      <w:proofErr w:type="gramStart"/>
      <w:r>
        <w:t>wrt ‘t’</w:t>
      </w:r>
      <w:proofErr w:type="gramEnd"/>
      <w:r>
        <w:t xml:space="preserve"> </w:t>
      </w:r>
    </w:p>
    <w:p w14:paraId="6FC16848" w14:textId="77777777" w:rsidR="00A400C4" w:rsidRDefault="00A400C4" w:rsidP="00A400C4">
      <w:pPr>
        <w:spacing w:before="0" w:after="0" w:line="240" w:lineRule="auto"/>
      </w:pPr>
      <w:r>
        <w:t>Distance, D= t</w:t>
      </w:r>
      <w:r w:rsidRPr="000E65E2">
        <w:rPr>
          <w:vertAlign w:val="superscript"/>
        </w:rPr>
        <w:t>2</w:t>
      </w:r>
      <w:r>
        <w:t xml:space="preserve">/2+cos (t) +C, </w:t>
      </w:r>
    </w:p>
    <w:p w14:paraId="69CA8B3D" w14:textId="77777777" w:rsidR="00A400C4" w:rsidRDefault="00A400C4" w:rsidP="00A400C4">
      <w:pPr>
        <w:spacing w:before="0" w:after="0" w:line="240" w:lineRule="auto"/>
      </w:pPr>
    </w:p>
    <w:p w14:paraId="1A4C9162" w14:textId="77777777" w:rsidR="00A400C4" w:rsidRDefault="00A400C4" w:rsidP="00A400C4">
      <w:pPr>
        <w:spacing w:before="0" w:after="0" w:line="240" w:lineRule="auto"/>
      </w:pPr>
      <w:r>
        <w:t xml:space="preserve">But here we can see that it is not possible to solve by eliminating t. The next option was to plot velocity and distance for different values of t. and find a best approximate function. In the development of library this process is used by the help of regression tools. A third degree polynomial is obtained, the coefficients depend upon the constant along with t in the equation. This equation is used to ramp the system w.r.t distance. </w:t>
      </w:r>
    </w:p>
    <w:p w14:paraId="06721780" w14:textId="77777777" w:rsidR="00A400C4" w:rsidRDefault="00A400C4" w:rsidP="00A400C4">
      <w:pPr>
        <w:pStyle w:val="Heading2"/>
      </w:pPr>
      <w:r>
        <w:t>Positioning of System</w:t>
      </w:r>
    </w:p>
    <w:p w14:paraId="61FC3422" w14:textId="77777777" w:rsidR="00A400C4" w:rsidRDefault="00A400C4" w:rsidP="00A400C4">
      <w:pPr>
        <w:spacing w:before="0" w:after="0" w:line="240" w:lineRule="auto"/>
      </w:pPr>
    </w:p>
    <w:p w14:paraId="2368E3C1" w14:textId="77777777" w:rsidR="00A400C4" w:rsidRDefault="00A400C4" w:rsidP="00A400C4">
      <w:pPr>
        <w:tabs>
          <w:tab w:val="center" w:pos="4608"/>
        </w:tabs>
        <w:spacing w:before="0" w:after="0" w:line="240" w:lineRule="auto"/>
      </w:pPr>
      <w:r>
        <w:t xml:space="preserve">For positioning of the system, the idea is to reach the required position with minimum time. So a maximum velocity is found the system is ramped up to it, then the speed is maintained till it reaches a position from </w:t>
      </w:r>
      <w:r>
        <w:lastRenderedPageBreak/>
        <w:t xml:space="preserve">which it can safely ramp down to the required position. One problem with this is that there is a minimum PWM below which the system won’t start to move, termed the minimal velocity. This is due to the stall torque due to the friction. So during implementation of the library, during ramp up the minimal velocity is given directly and then from that point it is ramped up till the possible maximum velocity. During ramp down it is ramped down till the minimal velocity and the system is stopped just after the required position is reached. This also helps in the motion of very small distances accurately, otherwise sometimes the velocity might come out to be less than the minimal velocity for small distances and the system may not move at all.  </w:t>
      </w:r>
    </w:p>
    <w:p w14:paraId="09F63011" w14:textId="0DA168CB" w:rsidR="00502667" w:rsidRDefault="00877157">
      <w:pPr>
        <w:pStyle w:val="Heading1"/>
      </w:pPr>
      <w:bookmarkStart w:id="49" w:name="_Toc426677508"/>
      <w:r>
        <w:lastRenderedPageBreak/>
        <w:t>Library Structure</w:t>
      </w:r>
      <w:bookmarkEnd w:id="49"/>
    </w:p>
    <w:p w14:paraId="23193109" w14:textId="77777777" w:rsidR="0023722C" w:rsidRDefault="0023722C" w:rsidP="0023722C">
      <w:pPr>
        <w:pStyle w:val="Heading2"/>
      </w:pPr>
      <w:r>
        <w:t>Ramping Library</w:t>
      </w:r>
    </w:p>
    <w:p w14:paraId="187AEC8E" w14:textId="77777777" w:rsidR="0023722C" w:rsidRDefault="0023722C" w:rsidP="0023722C">
      <w:pPr>
        <w:spacing w:before="0" w:after="0" w:line="240" w:lineRule="auto"/>
      </w:pPr>
      <w:r>
        <w:t>The library is made in the form of class. This header has all the functions to smoothly ramp the system using the desired ramping type (default mode is S-ramping). The function which is to be used for ramping is stored as a macro, this also helps in changing the function for ramping. Library can store two different functions at the same time, the header currently contains linear ramping as optional mode. During initialization the required function is selected. It has initializing functions and loop functions. Loop functions contain the ramping function which, if ramping is to be done, will find the required PWM and update the PWM variable. This PWM can be directly applied to any driver.</w:t>
      </w:r>
    </w:p>
    <w:p w14:paraId="3ED1C599" w14:textId="77777777" w:rsidR="0023722C" w:rsidRDefault="0023722C" w:rsidP="0023722C">
      <w:pPr>
        <w:pStyle w:val="Heading3"/>
      </w:pPr>
      <w:r>
        <w:t>Methods of implementation</w:t>
      </w:r>
    </w:p>
    <w:p w14:paraId="10965966" w14:textId="77777777" w:rsidR="0023722C" w:rsidRDefault="0023722C" w:rsidP="0023722C">
      <w:pPr>
        <w:spacing w:before="0" w:after="0" w:line="240" w:lineRule="auto"/>
      </w:pPr>
      <w:r>
        <w:t xml:space="preserve">The arduino or platforms similar to that has a looping/interrupt method of execution rather than time division or priority based execution. So it was extremely important to implement the ramping so that it won’t hinder any other valuable processing at the same time. There </w:t>
      </w:r>
      <w:r w:rsidRPr="006B22C6">
        <w:t>was</w:t>
      </w:r>
      <w:r>
        <w:t xml:space="preserve"> two options to do this: </w:t>
      </w:r>
    </w:p>
    <w:p w14:paraId="72F05739" w14:textId="77777777" w:rsidR="0023722C" w:rsidRDefault="0023722C" w:rsidP="0023722C">
      <w:pPr>
        <w:numPr>
          <w:ilvl w:val="0"/>
          <w:numId w:val="30"/>
        </w:numPr>
        <w:spacing w:before="0" w:after="0" w:line="240" w:lineRule="auto"/>
        <w:ind w:hanging="360"/>
      </w:pPr>
      <w:r>
        <w:t>Using default Interrupts which are executed after fixed time</w:t>
      </w:r>
    </w:p>
    <w:p w14:paraId="094F1641" w14:textId="77777777" w:rsidR="0023722C" w:rsidRDefault="0023722C" w:rsidP="0023722C">
      <w:pPr>
        <w:numPr>
          <w:ilvl w:val="0"/>
          <w:numId w:val="30"/>
        </w:numPr>
        <w:spacing w:before="0" w:after="0" w:line="240" w:lineRule="auto"/>
        <w:ind w:hanging="360"/>
      </w:pPr>
      <w:r>
        <w:t>Using a function which is repeatedly executed in loop.</w:t>
      </w:r>
    </w:p>
    <w:p w14:paraId="3A15687F" w14:textId="77777777" w:rsidR="0023722C" w:rsidRDefault="0023722C" w:rsidP="0023722C">
      <w:pPr>
        <w:spacing w:before="0" w:after="0" w:line="240" w:lineRule="auto"/>
      </w:pPr>
    </w:p>
    <w:p w14:paraId="6256A268" w14:textId="77777777" w:rsidR="0023722C" w:rsidRDefault="0023722C" w:rsidP="0023722C">
      <w:pPr>
        <w:pStyle w:val="Heading4"/>
      </w:pPr>
      <w:r>
        <w:t>Interrupt Method</w:t>
      </w:r>
    </w:p>
    <w:p w14:paraId="30A15A8E" w14:textId="77777777" w:rsidR="0023722C" w:rsidRDefault="0023722C" w:rsidP="0023722C">
      <w:pPr>
        <w:spacing w:before="0" w:after="0" w:line="240" w:lineRule="auto"/>
      </w:pPr>
      <w:r>
        <w:t xml:space="preserve">Arduino has internal timer interrupts which runs to maintain the clock within. The same clocks can be used to trigger functions at certain intervals of time. The merit is that the library ramps at specified intervals, as the interval time is minimized the ramping will become more fine. Since the encoder interrupt is also dealt with the same arduino this may cause loss of data from encoder. It may also lead to hanging of arduino as the interval is minimized and may interfere with communication since it also uses interrupt method for communication. </w:t>
      </w:r>
    </w:p>
    <w:p w14:paraId="391BCD35" w14:textId="77777777" w:rsidR="0023722C" w:rsidRDefault="0023722C" w:rsidP="0023722C">
      <w:pPr>
        <w:spacing w:before="0" w:after="0" w:line="240" w:lineRule="auto"/>
      </w:pPr>
    </w:p>
    <w:p w14:paraId="7A9C3900" w14:textId="77777777" w:rsidR="0023722C" w:rsidRDefault="0023722C" w:rsidP="0023722C">
      <w:pPr>
        <w:pStyle w:val="Heading4"/>
      </w:pPr>
      <w:r>
        <w:t>Loop Method</w:t>
      </w:r>
    </w:p>
    <w:p w14:paraId="5643B188" w14:textId="77777777" w:rsidR="0023722C" w:rsidRDefault="0023722C" w:rsidP="0023722C">
      <w:pPr>
        <w:spacing w:before="0" w:after="0" w:line="240" w:lineRule="auto"/>
      </w:pPr>
      <w:r>
        <w:t>If the ramping is done as a function in loop, there will be no influence on other functions or interrupts running on Arduino. But number of ramping calls (Smoothness) will depend upon the time taken to execute the loop, which will decrease as the size of code increase in the loop. Considering the merit of Loop method, Loop method is implemented the library.</w:t>
      </w:r>
    </w:p>
    <w:p w14:paraId="7DFE840C" w14:textId="77777777" w:rsidR="0023722C" w:rsidRDefault="0023722C" w:rsidP="0023722C">
      <w:pPr>
        <w:spacing w:before="0" w:after="0" w:line="240" w:lineRule="auto"/>
      </w:pPr>
    </w:p>
    <w:p w14:paraId="281CB1CD" w14:textId="77777777" w:rsidR="0023722C" w:rsidRDefault="0023722C" w:rsidP="0023722C">
      <w:pPr>
        <w:spacing w:before="0" w:after="0" w:line="240" w:lineRule="auto"/>
      </w:pPr>
    </w:p>
    <w:p w14:paraId="6FDDDF9C" w14:textId="77777777" w:rsidR="0023722C" w:rsidRDefault="0023722C" w:rsidP="0023722C">
      <w:pPr>
        <w:spacing w:before="0" w:after="0" w:line="240" w:lineRule="auto"/>
      </w:pPr>
    </w:p>
    <w:p w14:paraId="2DD85138" w14:textId="77777777" w:rsidR="0023722C" w:rsidRDefault="0023722C" w:rsidP="0023722C">
      <w:pPr>
        <w:pStyle w:val="Heading3"/>
      </w:pPr>
      <w:r>
        <w:t>Initializing functions</w:t>
      </w:r>
    </w:p>
    <w:p w14:paraId="5EB09A66" w14:textId="77777777" w:rsidR="0023722C" w:rsidRPr="00FE02F4" w:rsidRDefault="0023722C" w:rsidP="0023722C">
      <w:pPr>
        <w:numPr>
          <w:ilvl w:val="0"/>
          <w:numId w:val="31"/>
        </w:numPr>
        <w:spacing w:before="0" w:after="0" w:line="240" w:lineRule="auto"/>
        <w:ind w:hanging="360"/>
        <w:rPr>
          <w:b/>
        </w:rPr>
      </w:pPr>
      <w:r w:rsidRPr="00FE02F4">
        <w:rPr>
          <w:b/>
        </w:rPr>
        <w:t>Ramp::Ramp(</w:t>
      </w:r>
      <w:proofErr w:type="spellStart"/>
      <w:r w:rsidRPr="00FE02F4">
        <w:rPr>
          <w:b/>
        </w:rPr>
        <w:t>int</w:t>
      </w:r>
      <w:proofErr w:type="spellEnd"/>
      <w:r w:rsidRPr="00FE02F4">
        <w:rPr>
          <w:b/>
        </w:rPr>
        <w:t xml:space="preserve"> </w:t>
      </w:r>
      <w:proofErr w:type="spellStart"/>
      <w:r w:rsidRPr="00FE02F4">
        <w:rPr>
          <w:b/>
        </w:rPr>
        <w:t>Function_Number</w:t>
      </w:r>
      <w:proofErr w:type="spellEnd"/>
      <w:r w:rsidRPr="00FE02F4">
        <w:rPr>
          <w:b/>
        </w:rPr>
        <w:t xml:space="preserve">, double </w:t>
      </w:r>
      <w:proofErr w:type="spellStart"/>
      <w:r w:rsidRPr="00FE02F4">
        <w:rPr>
          <w:b/>
        </w:rPr>
        <w:t>lowerbound</w:t>
      </w:r>
      <w:proofErr w:type="spellEnd"/>
      <w:r w:rsidRPr="00FE02F4">
        <w:rPr>
          <w:b/>
        </w:rPr>
        <w:t xml:space="preserve">, double </w:t>
      </w:r>
      <w:proofErr w:type="spellStart"/>
      <w:r w:rsidRPr="00FE02F4">
        <w:rPr>
          <w:b/>
        </w:rPr>
        <w:t>upperbound</w:t>
      </w:r>
      <w:proofErr w:type="spellEnd"/>
      <w:r w:rsidRPr="00FE02F4">
        <w:rPr>
          <w:b/>
        </w:rPr>
        <w:t xml:space="preserve"> )</w:t>
      </w:r>
    </w:p>
    <w:p w14:paraId="382018B7" w14:textId="77777777" w:rsidR="0023722C" w:rsidRDefault="0023722C" w:rsidP="0023722C">
      <w:pPr>
        <w:ind w:left="450"/>
      </w:pPr>
      <w:r>
        <w:t>This constructor selects the function which is to be used for ramping. The lower bound and upper bound determines which part of the function, based on interval on x-axis, is to be used for ramping. Eg: when function is x-sin(x) lower bound is selected as 0 and upper bound as 2*pi.</w:t>
      </w:r>
      <w:r w:rsidRPr="003D44D6">
        <w:t xml:space="preserve"> </w:t>
      </w:r>
      <w:ins w:id="50" w:author="william" w:date="2015-07-31T21:56:00Z">
        <w:r>
          <w:t xml:space="preserve">The library can be easily used for different drivers, for that during the initialization the range of </w:t>
        </w:r>
      </w:ins>
      <w:r>
        <w:t>PWM</w:t>
      </w:r>
      <w:ins w:id="51" w:author="william" w:date="2015-07-31T21:56:00Z">
        <w:r>
          <w:t xml:space="preserve"> is to be specified. The output variable where the instantaneous </w:t>
        </w:r>
      </w:ins>
      <w:r>
        <w:t>PWM</w:t>
      </w:r>
      <w:ins w:id="52" w:author="william" w:date="2015-07-31T21:56:00Z">
        <w:r>
          <w:t xml:space="preserve"> is updated is controlled using pointers so that different functions can update or use the same variable. </w:t>
        </w:r>
      </w:ins>
    </w:p>
    <w:p w14:paraId="42610045" w14:textId="77777777" w:rsidR="0023722C" w:rsidRPr="00FE02F4" w:rsidRDefault="0023722C" w:rsidP="0023722C">
      <w:pPr>
        <w:numPr>
          <w:ilvl w:val="0"/>
          <w:numId w:val="31"/>
        </w:numPr>
        <w:spacing w:before="0" w:after="0" w:line="240" w:lineRule="auto"/>
        <w:ind w:hanging="360"/>
        <w:rPr>
          <w:b/>
        </w:rPr>
      </w:pPr>
      <w:r w:rsidRPr="00FE02F4">
        <w:rPr>
          <w:b/>
        </w:rPr>
        <w:lastRenderedPageBreak/>
        <w:t xml:space="preserve">Ramp:: pass (double * </w:t>
      </w:r>
      <w:proofErr w:type="spellStart"/>
      <w:r w:rsidRPr="00FE02F4">
        <w:rPr>
          <w:b/>
        </w:rPr>
        <w:t>Current_position</w:t>
      </w:r>
      <w:proofErr w:type="spellEnd"/>
      <w:r w:rsidRPr="00FE02F4">
        <w:rPr>
          <w:b/>
        </w:rPr>
        <w:t xml:space="preserve">, </w:t>
      </w:r>
      <w:proofErr w:type="spellStart"/>
      <w:r w:rsidRPr="00FE02F4">
        <w:rPr>
          <w:b/>
        </w:rPr>
        <w:t>int</w:t>
      </w:r>
      <w:proofErr w:type="spellEnd"/>
      <w:r w:rsidRPr="00FE02F4">
        <w:rPr>
          <w:b/>
        </w:rPr>
        <w:t xml:space="preserve"> *</w:t>
      </w:r>
      <w:proofErr w:type="spellStart"/>
      <w:r w:rsidRPr="00FE02F4">
        <w:rPr>
          <w:b/>
        </w:rPr>
        <w:t>PWM_of_motor</w:t>
      </w:r>
      <w:proofErr w:type="spellEnd"/>
      <w:r w:rsidRPr="00FE02F4">
        <w:rPr>
          <w:b/>
        </w:rPr>
        <w:t xml:space="preserve">, </w:t>
      </w:r>
      <w:proofErr w:type="spellStart"/>
      <w:r w:rsidRPr="00FE02F4">
        <w:rPr>
          <w:b/>
        </w:rPr>
        <w:t>int</w:t>
      </w:r>
      <w:proofErr w:type="spellEnd"/>
      <w:r w:rsidRPr="00FE02F4">
        <w:rPr>
          <w:b/>
        </w:rPr>
        <w:t xml:space="preserve"> </w:t>
      </w:r>
      <w:proofErr w:type="spellStart"/>
      <w:r w:rsidRPr="00FE02F4">
        <w:rPr>
          <w:b/>
        </w:rPr>
        <w:t>minimumspeed</w:t>
      </w:r>
      <w:proofErr w:type="spellEnd"/>
      <w:r w:rsidRPr="00FE02F4">
        <w:rPr>
          <w:b/>
        </w:rPr>
        <w:t xml:space="preserve"> ) </w:t>
      </w:r>
    </w:p>
    <w:p w14:paraId="1E541E1A" w14:textId="77777777" w:rsidR="0023722C" w:rsidRDefault="0023722C" w:rsidP="0023722C">
      <w:pPr>
        <w:spacing w:before="0" w:after="0" w:line="240" w:lineRule="auto"/>
        <w:ind w:left="450" w:hanging="45"/>
      </w:pPr>
      <w:r>
        <w:t>This function associates the global variables like current position of system from encoder, instantaneous PWM of motor and also the minimum speed which is discussed earlier. The library ramps down till minimum speed and leaves the system there.</w:t>
      </w:r>
    </w:p>
    <w:p w14:paraId="1C13866B" w14:textId="77777777" w:rsidR="0023722C" w:rsidRDefault="0023722C" w:rsidP="0023722C">
      <w:pPr>
        <w:spacing w:before="0" w:after="0" w:line="240" w:lineRule="auto"/>
      </w:pPr>
    </w:p>
    <w:p w14:paraId="3418687A" w14:textId="77777777" w:rsidR="0023722C" w:rsidRDefault="0023722C" w:rsidP="0023722C">
      <w:pPr>
        <w:pStyle w:val="Heading3"/>
      </w:pPr>
      <w:r>
        <w:t>Loop Functions</w:t>
      </w:r>
    </w:p>
    <w:p w14:paraId="276CCD3D" w14:textId="77777777" w:rsidR="0023722C" w:rsidRPr="00FE02F4" w:rsidRDefault="0023722C" w:rsidP="0023722C">
      <w:pPr>
        <w:numPr>
          <w:ilvl w:val="0"/>
          <w:numId w:val="27"/>
        </w:numPr>
        <w:spacing w:before="0" w:after="0" w:line="240" w:lineRule="auto"/>
        <w:ind w:left="450" w:hanging="450"/>
        <w:rPr>
          <w:b/>
        </w:rPr>
      </w:pPr>
      <w:r w:rsidRPr="00FE02F4">
        <w:rPr>
          <w:b/>
        </w:rPr>
        <w:t xml:space="preserve">Ramp:: </w:t>
      </w:r>
      <w:proofErr w:type="spellStart"/>
      <w:r w:rsidRPr="00FE02F4">
        <w:rPr>
          <w:b/>
        </w:rPr>
        <w:t>SetSpeed</w:t>
      </w:r>
      <w:proofErr w:type="spellEnd"/>
      <w:r w:rsidRPr="00FE02F4">
        <w:rPr>
          <w:b/>
        </w:rPr>
        <w:t xml:space="preserve">(double </w:t>
      </w:r>
      <w:proofErr w:type="spellStart"/>
      <w:r w:rsidRPr="00FE02F4">
        <w:rPr>
          <w:b/>
        </w:rPr>
        <w:t>final_position</w:t>
      </w:r>
      <w:proofErr w:type="spellEnd"/>
      <w:r w:rsidRPr="00FE02F4">
        <w:rPr>
          <w:b/>
        </w:rPr>
        <w:t xml:space="preserve">, </w:t>
      </w:r>
      <w:proofErr w:type="spellStart"/>
      <w:r w:rsidRPr="00FE02F4">
        <w:rPr>
          <w:b/>
        </w:rPr>
        <w:t>int</w:t>
      </w:r>
      <w:proofErr w:type="spellEnd"/>
      <w:r w:rsidRPr="00FE02F4">
        <w:rPr>
          <w:b/>
        </w:rPr>
        <w:t xml:space="preserve"> </w:t>
      </w:r>
      <w:proofErr w:type="spellStart"/>
      <w:r w:rsidRPr="00FE02F4">
        <w:rPr>
          <w:b/>
        </w:rPr>
        <w:t>PWM_final</w:t>
      </w:r>
      <w:proofErr w:type="spellEnd"/>
      <w:r w:rsidRPr="00FE02F4">
        <w:rPr>
          <w:b/>
        </w:rPr>
        <w:t xml:space="preserve">) </w:t>
      </w:r>
    </w:p>
    <w:p w14:paraId="140A6A7D" w14:textId="77777777" w:rsidR="0023722C" w:rsidRDefault="0023722C" w:rsidP="0023722C">
      <w:pPr>
        <w:spacing w:before="0" w:after="0" w:line="240" w:lineRule="auto"/>
        <w:ind w:left="450" w:hanging="450"/>
      </w:pPr>
      <w:r>
        <w:t xml:space="preserve">          This function is used to initiate ramping as well as set the final PWM at the final location. When the function is called it sets a flag to true, this flag switches the ramping to true. The current position, final position and the velocities are stored into appropriate variables. These variables are later used by the Ramp::</w:t>
      </w:r>
      <w:proofErr w:type="gramStart"/>
      <w:r>
        <w:t>rmp(</w:t>
      </w:r>
      <w:proofErr w:type="gramEnd"/>
      <w:r>
        <w:t xml:space="preserve">) function to give appropriate PWM at appropriate location. The </w:t>
      </w:r>
      <w:proofErr w:type="spellStart"/>
      <w:proofErr w:type="gramStart"/>
      <w:r>
        <w:t>SetSpeed</w:t>
      </w:r>
      <w:proofErr w:type="spellEnd"/>
      <w:r>
        <w:t>(</w:t>
      </w:r>
      <w:proofErr w:type="gramEnd"/>
      <w:r>
        <w:t xml:space="preserve">) should be used such that the final position is in the direction of motion. </w:t>
      </w:r>
    </w:p>
    <w:p w14:paraId="6EA40244" w14:textId="77777777" w:rsidR="0023722C" w:rsidRPr="00FE02F4" w:rsidRDefault="0023722C" w:rsidP="0023722C">
      <w:pPr>
        <w:numPr>
          <w:ilvl w:val="0"/>
          <w:numId w:val="27"/>
        </w:numPr>
        <w:spacing w:before="0" w:after="0" w:line="240" w:lineRule="auto"/>
        <w:ind w:left="450" w:hanging="450"/>
        <w:rPr>
          <w:b/>
        </w:rPr>
      </w:pPr>
      <w:r w:rsidRPr="00FE02F4">
        <w:rPr>
          <w:b/>
        </w:rPr>
        <w:t>Ramp::rmp(boolean flag)</w:t>
      </w:r>
    </w:p>
    <w:p w14:paraId="24F7E823" w14:textId="77777777" w:rsidR="0023722C" w:rsidRDefault="0023722C" w:rsidP="0023722C">
      <w:pPr>
        <w:spacing w:before="0" w:after="0" w:line="240" w:lineRule="auto"/>
        <w:ind w:left="450" w:hanging="450"/>
      </w:pPr>
      <w:r>
        <w:t xml:space="preserve">          If ramping flag is set to true and a true value is passed as input to this function, the function will use the current position and finds the corresponding PWM using the initial PWM, final PWM, starting point and ending point. Consider the figure. The function maps the 0 - 20 t0 initial position –final position as well as 0 – 6.28 to initial PWM - final PWM. So by the mapping the PWM for required position is found. If the position is crossed the function writes PWM as final PWM. Also if at any point the PWM required is less than minimum PWM, PWM is written as minimum PWM.</w:t>
      </w:r>
      <w:r>
        <w:rPr>
          <w:noProof/>
        </w:rPr>
        <w:drawing>
          <wp:anchor distT="0" distB="0" distL="114300" distR="114300" simplePos="0" relativeHeight="251661312" behindDoc="0" locked="0" layoutInCell="0" hidden="0" allowOverlap="0" wp14:anchorId="76E02565" wp14:editId="10078C67">
            <wp:simplePos x="0" y="0"/>
            <wp:positionH relativeFrom="margin">
              <wp:posOffset>3039110</wp:posOffset>
            </wp:positionH>
            <wp:positionV relativeFrom="paragraph">
              <wp:posOffset>391795</wp:posOffset>
            </wp:positionV>
            <wp:extent cx="3280410" cy="1933575"/>
            <wp:effectExtent l="0" t="0" r="0" b="0"/>
            <wp:wrapSquare wrapText="bothSides" distT="0" distB="0" distL="114300" distR="114300"/>
            <wp:docPr id="3" name="image16.png" descr="V VS D"/>
            <wp:cNvGraphicFramePr/>
            <a:graphic xmlns:a="http://schemas.openxmlformats.org/drawingml/2006/main">
              <a:graphicData uri="http://schemas.openxmlformats.org/drawingml/2006/picture">
                <pic:pic xmlns:pic="http://schemas.openxmlformats.org/drawingml/2006/picture">
                  <pic:nvPicPr>
                    <pic:cNvPr id="0" name="image16.png" descr="V VS D"/>
                    <pic:cNvPicPr preferRelativeResize="0"/>
                  </pic:nvPicPr>
                  <pic:blipFill>
                    <a:blip r:embed="rId17"/>
                    <a:srcRect/>
                    <a:stretch>
                      <a:fillRect/>
                    </a:stretch>
                  </pic:blipFill>
                  <pic:spPr>
                    <a:xfrm>
                      <a:off x="0" y="0"/>
                      <a:ext cx="3280410" cy="1933575"/>
                    </a:xfrm>
                    <a:prstGeom prst="rect">
                      <a:avLst/>
                    </a:prstGeom>
                    <a:ln/>
                  </pic:spPr>
                </pic:pic>
              </a:graphicData>
            </a:graphic>
          </wp:anchor>
        </w:drawing>
      </w:r>
    </w:p>
    <w:p w14:paraId="55913CE3" w14:textId="77777777" w:rsidR="0023722C" w:rsidRDefault="0023722C" w:rsidP="0023722C">
      <w:pPr>
        <w:spacing w:before="0" w:after="0" w:line="240" w:lineRule="auto"/>
        <w:ind w:left="450" w:hanging="450"/>
      </w:pPr>
      <w:r>
        <w:t xml:space="preserve"> </w:t>
      </w:r>
    </w:p>
    <w:p w14:paraId="3FD9B6D1" w14:textId="77777777" w:rsidR="0023722C" w:rsidRDefault="0023722C" w:rsidP="0023722C">
      <w:pPr>
        <w:spacing w:before="0" w:after="0" w:line="240" w:lineRule="auto"/>
        <w:ind w:left="450" w:hanging="450"/>
      </w:pPr>
    </w:p>
    <w:p w14:paraId="1E474E6A" w14:textId="77777777" w:rsidR="0023722C" w:rsidRDefault="0023722C" w:rsidP="0023722C">
      <w:pPr>
        <w:spacing w:before="0" w:after="0" w:line="240" w:lineRule="auto"/>
        <w:ind w:left="450" w:hanging="450"/>
      </w:pPr>
    </w:p>
    <w:p w14:paraId="4F4A6106" w14:textId="77777777" w:rsidR="003052AD" w:rsidRDefault="003052AD" w:rsidP="003052AD">
      <w:pPr>
        <w:pStyle w:val="Heading3"/>
      </w:pPr>
      <w:r>
        <w:lastRenderedPageBreak/>
        <w:t xml:space="preserve">SUDO CODE </w:t>
      </w:r>
    </w:p>
    <w:p w14:paraId="7378F0F4" w14:textId="77777777" w:rsidR="003052AD" w:rsidRPr="00966CBC" w:rsidRDefault="003052AD" w:rsidP="003052AD">
      <w:r>
        <w:rPr>
          <w:noProof/>
          <w:lang w:eastAsia="en-US"/>
        </w:rPr>
        <w:drawing>
          <wp:anchor distT="0" distB="0" distL="114300" distR="114300" simplePos="0" relativeHeight="251663360" behindDoc="1" locked="0" layoutInCell="1" allowOverlap="1" wp14:anchorId="01C0AF50" wp14:editId="58124E7A">
            <wp:simplePos x="0" y="0"/>
            <wp:positionH relativeFrom="column">
              <wp:posOffset>3430905</wp:posOffset>
            </wp:positionH>
            <wp:positionV relativeFrom="paragraph">
              <wp:posOffset>2566670</wp:posOffset>
            </wp:positionV>
            <wp:extent cx="1993265" cy="704850"/>
            <wp:effectExtent l="19050" t="38100" r="0" b="190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3265" cy="704850"/>
                    </a:xfrm>
                    <a:prstGeom prst="rect">
                      <a:avLst/>
                    </a:prstGeom>
                    <a:noFill/>
                    <a:scene3d>
                      <a:camera prst="orthographicFront">
                        <a:rot lat="0" lon="10800000" rev="0"/>
                      </a:camera>
                      <a:lightRig rig="threePt" dir="t"/>
                    </a:scene3d>
                  </pic:spPr>
                </pic:pic>
              </a:graphicData>
            </a:graphic>
            <wp14:sizeRelV relativeFrom="margin">
              <wp14:pctHeight>0</wp14:pctHeight>
            </wp14:sizeRelV>
          </wp:anchor>
        </w:drawing>
      </w:r>
      <w:r>
        <w:t xml:space="preserve"> </w:t>
      </w:r>
      <w:r>
        <w:rPr>
          <w:noProof/>
          <w:lang w:eastAsia="en-US"/>
        </w:rPr>
        <w:drawing>
          <wp:inline distT="0" distB="0" distL="0" distR="0" wp14:anchorId="515983ED" wp14:editId="7226F143">
            <wp:extent cx="6457950" cy="3200400"/>
            <wp:effectExtent l="3810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097EDDC" w14:textId="77777777" w:rsidR="0023722C" w:rsidRDefault="0023722C" w:rsidP="0023722C">
      <w:pPr>
        <w:spacing w:before="0" w:after="0" w:line="240" w:lineRule="auto"/>
      </w:pPr>
    </w:p>
    <w:p w14:paraId="4F8CD0FC" w14:textId="77777777" w:rsidR="0023722C" w:rsidRDefault="0023722C" w:rsidP="0023722C">
      <w:pPr>
        <w:pStyle w:val="Heading2"/>
      </w:pPr>
      <w:r>
        <w:t>Position Control Library</w:t>
      </w:r>
    </w:p>
    <w:p w14:paraId="1CA98C98" w14:textId="77777777" w:rsidR="0023722C" w:rsidRDefault="0023722C" w:rsidP="0023722C">
      <w:pPr>
        <w:spacing w:before="0" w:after="0" w:line="240" w:lineRule="auto"/>
      </w:pPr>
      <w:r>
        <w:t>This header uses real time variables to control the system with the help of predefined ramping library. The library is coded as a class, which has also both initialization function which is a constructor and loop function. Since the library uses ramping w.r.t distance limiting factors are to be found and replaced in appropriate place. This factors depend upon the system.</w:t>
      </w:r>
    </w:p>
    <w:p w14:paraId="2F8363A9" w14:textId="77777777" w:rsidR="0023722C" w:rsidRDefault="0023722C" w:rsidP="0023722C">
      <w:pPr>
        <w:spacing w:before="0" w:after="0" w:line="240" w:lineRule="auto"/>
      </w:pPr>
    </w:p>
    <w:p w14:paraId="5E9305F6" w14:textId="77777777" w:rsidR="0023722C" w:rsidRDefault="0023722C" w:rsidP="0023722C">
      <w:pPr>
        <w:pStyle w:val="Heading3"/>
      </w:pPr>
      <w:r>
        <w:t>System Factors</w:t>
      </w:r>
    </w:p>
    <w:p w14:paraId="495897B7" w14:textId="77777777" w:rsidR="0023722C" w:rsidRPr="00E372B2" w:rsidRDefault="0023722C" w:rsidP="0023722C">
      <w:pPr>
        <w:numPr>
          <w:ilvl w:val="0"/>
          <w:numId w:val="28"/>
        </w:numPr>
        <w:spacing w:before="0" w:after="0" w:line="240" w:lineRule="auto"/>
        <w:ind w:hanging="360"/>
        <w:rPr>
          <w:b/>
        </w:rPr>
      </w:pPr>
      <w:r w:rsidRPr="00E372B2">
        <w:rPr>
          <w:b/>
        </w:rPr>
        <w:t>Distance Ramp up factor (AA)</w:t>
      </w:r>
    </w:p>
    <w:p w14:paraId="66C13027" w14:textId="5BBC699E" w:rsidR="0023722C" w:rsidRDefault="0023722C" w:rsidP="0023722C">
      <w:pPr>
        <w:spacing w:before="0" w:after="0" w:line="240" w:lineRule="auto"/>
        <w:ind w:left="720"/>
      </w:pPr>
      <w:r>
        <w:t xml:space="preserve">This factor is used to predict how much distance will be covered if the system changes the velocity to its maximum from rest without ramping. It has been experimentally found that for different PWM this distance increases linearly. So the distance </w:t>
      </w:r>
      <w:proofErr w:type="spellStart"/>
      <w:r>
        <w:t>vs</w:t>
      </w:r>
      <w:proofErr w:type="spellEnd"/>
      <w:r>
        <w:t xml:space="preserve"> PWM is plotted and the appropriate linear coefficient is found.</w:t>
      </w:r>
    </w:p>
    <w:p w14:paraId="1C613EDB" w14:textId="77777777" w:rsidR="0023722C" w:rsidRPr="00E372B2" w:rsidRDefault="0023722C" w:rsidP="0023722C">
      <w:pPr>
        <w:numPr>
          <w:ilvl w:val="0"/>
          <w:numId w:val="28"/>
        </w:numPr>
        <w:spacing w:before="0" w:after="0" w:line="240" w:lineRule="auto"/>
        <w:ind w:hanging="360"/>
        <w:rPr>
          <w:b/>
        </w:rPr>
      </w:pPr>
      <w:r w:rsidRPr="00E372B2">
        <w:rPr>
          <w:b/>
        </w:rPr>
        <w:t>Distance Ramp down factor (BB)</w:t>
      </w:r>
    </w:p>
    <w:p w14:paraId="59B5269B" w14:textId="6D997698" w:rsidR="0023722C" w:rsidRDefault="0023722C" w:rsidP="0023722C">
      <w:pPr>
        <w:spacing w:before="0" w:after="0" w:line="240" w:lineRule="auto"/>
        <w:ind w:left="720"/>
      </w:pPr>
      <w:r>
        <w:t xml:space="preserve">Similar to the factor explained above; </w:t>
      </w:r>
      <w:r w:rsidR="00084E23">
        <w:t>BB</w:t>
      </w:r>
      <w:r>
        <w:t xml:space="preserve"> is the distance covered by the system due to inertia, after the PWM is set to 0 while the system was at </w:t>
      </w:r>
      <w:r w:rsidR="00084E23">
        <w:t xml:space="preserve">moving at </w:t>
      </w:r>
      <w:r>
        <w:t>maximum PWM. This distance versus PWM is plotted and the linear coefficient is found.</w:t>
      </w:r>
    </w:p>
    <w:p w14:paraId="1596FA5A" w14:textId="77777777" w:rsidR="0023722C" w:rsidRPr="00E372B2" w:rsidRDefault="0023722C" w:rsidP="0023722C">
      <w:pPr>
        <w:numPr>
          <w:ilvl w:val="0"/>
          <w:numId w:val="28"/>
        </w:numPr>
        <w:spacing w:before="0" w:after="0" w:line="240" w:lineRule="auto"/>
        <w:ind w:hanging="360"/>
        <w:rPr>
          <w:b/>
        </w:rPr>
      </w:pPr>
      <w:r w:rsidRPr="00E372B2">
        <w:rPr>
          <w:b/>
        </w:rPr>
        <w:t>Minimum speed</w:t>
      </w:r>
    </w:p>
    <w:p w14:paraId="5C0F13B4" w14:textId="77777777" w:rsidR="0023722C" w:rsidRDefault="0023722C" w:rsidP="0023722C">
      <w:pPr>
        <w:spacing w:before="0" w:after="0" w:line="240" w:lineRule="auto"/>
        <w:ind w:left="720"/>
      </w:pPr>
      <w:r>
        <w:t>This is the minimum PWM at which the system can move. This is used for ramping as well as while traversing very small distances.</w:t>
      </w:r>
    </w:p>
    <w:p w14:paraId="4973C565" w14:textId="77777777" w:rsidR="0023722C" w:rsidRDefault="0023722C" w:rsidP="0023722C">
      <w:pPr>
        <w:spacing w:before="0" w:after="0" w:line="240" w:lineRule="auto"/>
      </w:pPr>
    </w:p>
    <w:p w14:paraId="796887D5" w14:textId="77777777" w:rsidR="0023722C" w:rsidRDefault="0023722C" w:rsidP="0023722C">
      <w:pPr>
        <w:spacing w:before="0" w:after="0" w:line="240" w:lineRule="auto"/>
      </w:pPr>
    </w:p>
    <w:p w14:paraId="3A2FF5E8" w14:textId="77777777" w:rsidR="0023722C" w:rsidRDefault="0023722C" w:rsidP="0023722C">
      <w:pPr>
        <w:spacing w:before="0" w:after="0" w:line="240" w:lineRule="auto"/>
      </w:pPr>
    </w:p>
    <w:p w14:paraId="5CF9A51D" w14:textId="77777777" w:rsidR="0023722C" w:rsidRDefault="0023722C" w:rsidP="0023722C">
      <w:pPr>
        <w:pStyle w:val="Heading3"/>
      </w:pPr>
      <w:r>
        <w:t>Initialization Function</w:t>
      </w:r>
    </w:p>
    <w:p w14:paraId="70402F96" w14:textId="77777777" w:rsidR="0023722C" w:rsidRPr="00F21774" w:rsidRDefault="0023722C" w:rsidP="0023722C">
      <w:pPr>
        <w:spacing w:before="0" w:after="0" w:line="240" w:lineRule="auto"/>
        <w:rPr>
          <w:b/>
          <w:i/>
        </w:rPr>
      </w:pPr>
      <w:r w:rsidRPr="00F21774">
        <w:rPr>
          <w:b/>
          <w:i/>
        </w:rPr>
        <w:t xml:space="preserve"> </w:t>
      </w:r>
      <w:proofErr w:type="spellStart"/>
      <w:proofErr w:type="gramStart"/>
      <w:r w:rsidRPr="00F21774">
        <w:rPr>
          <w:b/>
          <w:i/>
        </w:rPr>
        <w:t>RampPositioning</w:t>
      </w:r>
      <w:proofErr w:type="spellEnd"/>
      <w:r w:rsidRPr="00F21774">
        <w:rPr>
          <w:b/>
          <w:i/>
        </w:rPr>
        <w:t xml:space="preserve"> ::</w:t>
      </w:r>
      <w:proofErr w:type="spellStart"/>
      <w:proofErr w:type="gramEnd"/>
      <w:r w:rsidRPr="00F21774">
        <w:rPr>
          <w:b/>
          <w:i/>
        </w:rPr>
        <w:t>RampPositioning</w:t>
      </w:r>
      <w:proofErr w:type="spellEnd"/>
      <w:r w:rsidRPr="00F21774">
        <w:rPr>
          <w:b/>
          <w:i/>
        </w:rPr>
        <w:t>(double*</w:t>
      </w:r>
      <w:proofErr w:type="spellStart"/>
      <w:r w:rsidRPr="00F21774">
        <w:rPr>
          <w:b/>
          <w:i/>
        </w:rPr>
        <w:t>current_position</w:t>
      </w:r>
      <w:proofErr w:type="spellEnd"/>
      <w:r w:rsidRPr="00F21774">
        <w:rPr>
          <w:b/>
          <w:i/>
        </w:rPr>
        <w:t xml:space="preserve">, </w:t>
      </w:r>
      <w:proofErr w:type="spellStart"/>
      <w:r w:rsidRPr="00F21774">
        <w:rPr>
          <w:b/>
          <w:i/>
        </w:rPr>
        <w:t>int</w:t>
      </w:r>
      <w:proofErr w:type="spellEnd"/>
      <w:r w:rsidRPr="00F21774">
        <w:rPr>
          <w:b/>
          <w:i/>
        </w:rPr>
        <w:t>*</w:t>
      </w:r>
      <w:proofErr w:type="spellStart"/>
      <w:r w:rsidRPr="00F21774">
        <w:rPr>
          <w:b/>
          <w:i/>
        </w:rPr>
        <w:t>speed_at_instant</w:t>
      </w:r>
      <w:proofErr w:type="spellEnd"/>
      <w:r w:rsidRPr="00F21774">
        <w:rPr>
          <w:b/>
          <w:i/>
        </w:rPr>
        <w:t xml:space="preserve">, </w:t>
      </w:r>
      <w:proofErr w:type="spellStart"/>
      <w:r w:rsidRPr="00F21774">
        <w:rPr>
          <w:b/>
          <w:i/>
        </w:rPr>
        <w:t>int</w:t>
      </w:r>
      <w:proofErr w:type="spellEnd"/>
      <w:r w:rsidRPr="00F21774">
        <w:rPr>
          <w:b/>
          <w:i/>
        </w:rPr>
        <w:t xml:space="preserve"> PWM maximum, </w:t>
      </w:r>
      <w:proofErr w:type="spellStart"/>
      <w:r w:rsidRPr="00F21774">
        <w:rPr>
          <w:b/>
          <w:i/>
        </w:rPr>
        <w:t>int</w:t>
      </w:r>
      <w:proofErr w:type="spellEnd"/>
      <w:r w:rsidRPr="00F21774">
        <w:rPr>
          <w:b/>
          <w:i/>
        </w:rPr>
        <w:t xml:space="preserve"> PWM minimum, </w:t>
      </w:r>
      <w:proofErr w:type="spellStart"/>
      <w:r w:rsidRPr="00F21774">
        <w:rPr>
          <w:b/>
          <w:i/>
        </w:rPr>
        <w:t>int</w:t>
      </w:r>
      <w:proofErr w:type="spellEnd"/>
      <w:r w:rsidRPr="00F21774">
        <w:rPr>
          <w:b/>
          <w:i/>
        </w:rPr>
        <w:t xml:space="preserve"> </w:t>
      </w:r>
      <w:proofErr w:type="spellStart"/>
      <w:r w:rsidRPr="00F21774">
        <w:rPr>
          <w:b/>
          <w:i/>
        </w:rPr>
        <w:t>minimumspeed</w:t>
      </w:r>
      <w:proofErr w:type="spellEnd"/>
      <w:r w:rsidRPr="00F21774">
        <w:rPr>
          <w:b/>
          <w:i/>
        </w:rPr>
        <w:t>)</w:t>
      </w:r>
    </w:p>
    <w:p w14:paraId="696E7677" w14:textId="77777777" w:rsidR="0023722C" w:rsidRDefault="0023722C" w:rsidP="0023722C">
      <w:pPr>
        <w:spacing w:before="0" w:after="0" w:line="240" w:lineRule="auto"/>
      </w:pPr>
      <w:r>
        <w:t>This constructor links the global variables which has the instantaneous position as well as instantaneous speed of motor. These are made as pointers so that the same can be either used or modified by other functions. Pwm maximum and PWM minimum limits the spread of PWM. Minimum speed is to be updated at this point while other system parameters are to be edited in the function.</w:t>
      </w:r>
    </w:p>
    <w:p w14:paraId="4DC39F80" w14:textId="77777777" w:rsidR="0023722C" w:rsidRDefault="0023722C" w:rsidP="0023722C">
      <w:pPr>
        <w:spacing w:before="0" w:after="0" w:line="240" w:lineRule="auto"/>
      </w:pPr>
      <w:r>
        <w:t xml:space="preserve"> The reason for this is that distance factor might behave differently for different systems and we cannot always relay upon linear property between PWM and stopping/starting distances.</w:t>
      </w:r>
    </w:p>
    <w:p w14:paraId="64CADD65" w14:textId="77777777" w:rsidR="0023722C" w:rsidRDefault="0023722C" w:rsidP="0023722C">
      <w:pPr>
        <w:spacing w:before="0" w:after="0" w:line="240" w:lineRule="auto"/>
      </w:pPr>
    </w:p>
    <w:p w14:paraId="559C5B1C" w14:textId="77777777" w:rsidR="0023722C" w:rsidRDefault="0023722C" w:rsidP="0023722C">
      <w:pPr>
        <w:pStyle w:val="Heading3"/>
      </w:pPr>
      <w:r>
        <w:t>Looping Function</w:t>
      </w:r>
    </w:p>
    <w:p w14:paraId="6A601ED4" w14:textId="77777777" w:rsidR="0023722C" w:rsidRPr="00F21774" w:rsidRDefault="0023722C" w:rsidP="0023722C">
      <w:pPr>
        <w:spacing w:before="0" w:after="0" w:line="240" w:lineRule="auto"/>
        <w:rPr>
          <w:b/>
        </w:rPr>
      </w:pPr>
      <w:proofErr w:type="spellStart"/>
      <w:proofErr w:type="gramStart"/>
      <w:r w:rsidRPr="00F21774">
        <w:rPr>
          <w:b/>
        </w:rPr>
        <w:t>RampPositioning</w:t>
      </w:r>
      <w:proofErr w:type="spellEnd"/>
      <w:r w:rsidRPr="00F21774">
        <w:rPr>
          <w:b/>
        </w:rPr>
        <w:t xml:space="preserve"> ::</w:t>
      </w:r>
      <w:proofErr w:type="spellStart"/>
      <w:proofErr w:type="gramEnd"/>
      <w:r w:rsidRPr="00F21774">
        <w:rPr>
          <w:b/>
        </w:rPr>
        <w:t>Startpositioning</w:t>
      </w:r>
      <w:proofErr w:type="spellEnd"/>
      <w:r w:rsidRPr="00F21774">
        <w:rPr>
          <w:b/>
        </w:rPr>
        <w:t xml:space="preserve">(boolean flag, double final position, </w:t>
      </w:r>
      <w:proofErr w:type="spellStart"/>
      <w:r w:rsidRPr="00F21774">
        <w:rPr>
          <w:b/>
        </w:rPr>
        <w:t>int</w:t>
      </w:r>
      <w:proofErr w:type="spellEnd"/>
      <w:r w:rsidRPr="00F21774">
        <w:rPr>
          <w:b/>
        </w:rPr>
        <w:t xml:space="preserve"> final PWM)</w:t>
      </w:r>
    </w:p>
    <w:p w14:paraId="048BAD2C" w14:textId="7ED5F248" w:rsidR="0023722C" w:rsidRDefault="0023722C" w:rsidP="0023722C">
      <w:pPr>
        <w:spacing w:before="0" w:after="0" w:line="240" w:lineRule="auto"/>
      </w:pPr>
      <w:r>
        <w:t xml:space="preserve">This function is to bring the bot to a particular position and leave it there at final PWM, for the project this PWM is set to zero in order to stop the system at that position. </w:t>
      </w:r>
      <w:r w:rsidR="008E1240">
        <w:t>The function</w:t>
      </w:r>
      <w:r>
        <w:t xml:space="preserve"> when called initially chooses the method by which it has to reach the final position. The reason for adopting this policy is that </w:t>
      </w:r>
    </w:p>
    <w:p w14:paraId="7D7F11A6" w14:textId="77777777" w:rsidR="0023722C" w:rsidRDefault="0023722C" w:rsidP="0023722C">
      <w:pPr>
        <w:numPr>
          <w:ilvl w:val="0"/>
          <w:numId w:val="29"/>
        </w:numPr>
        <w:spacing w:before="0" w:after="0" w:line="240" w:lineRule="auto"/>
        <w:ind w:hanging="360"/>
      </w:pPr>
      <w:r>
        <w:t>Initial direction of  PWM could be opposite to the required direction of motion</w:t>
      </w:r>
    </w:p>
    <w:p w14:paraId="0ED51501" w14:textId="77777777" w:rsidR="0023722C" w:rsidRDefault="0023722C" w:rsidP="0023722C">
      <w:pPr>
        <w:numPr>
          <w:ilvl w:val="0"/>
          <w:numId w:val="29"/>
        </w:numPr>
        <w:spacing w:before="0" w:after="0" w:line="240" w:lineRule="auto"/>
        <w:ind w:hanging="360"/>
      </w:pPr>
      <w:r>
        <w:t>Initial velocity could be so high that it overshoots the final position</w:t>
      </w:r>
    </w:p>
    <w:p w14:paraId="1F93790B" w14:textId="77777777" w:rsidR="0023722C" w:rsidRDefault="0023722C" w:rsidP="0023722C">
      <w:pPr>
        <w:spacing w:before="0" w:after="0" w:line="240" w:lineRule="auto"/>
      </w:pPr>
    </w:p>
    <w:p w14:paraId="77975EE1" w14:textId="77777777" w:rsidR="0023722C" w:rsidRDefault="0023722C" w:rsidP="0023722C">
      <w:pPr>
        <w:spacing w:before="0" w:after="0" w:line="240" w:lineRule="auto"/>
      </w:pPr>
    </w:p>
    <w:p w14:paraId="051FCD4F" w14:textId="77777777" w:rsidR="0023722C" w:rsidRDefault="0023722C" w:rsidP="0023722C">
      <w:pPr>
        <w:pStyle w:val="Heading4"/>
      </w:pPr>
      <w:r>
        <w:t>Identification of Method (Path)</w:t>
      </w:r>
    </w:p>
    <w:p w14:paraId="30141502" w14:textId="77777777" w:rsidR="0023722C" w:rsidRDefault="0023722C" w:rsidP="0023722C">
      <w:pPr>
        <w:spacing w:before="0" w:after="0" w:line="240" w:lineRule="auto"/>
      </w:pPr>
      <w:r>
        <w:t>Function checks whether direction of PWM is opposite to the direction of motion or the initial velocity is high that it overshoots final position, if yes system is stopped and path 1 is selected. (Path 1 is discussed below). If no, the maximum possible speed is calculated. The calculation is done by using inverse mapping with the help of distance ramp factors. If this maximum speed is less than minimum speed of the system, path 3 is selected else path 1 is selected.</w:t>
      </w:r>
    </w:p>
    <w:p w14:paraId="0D76C83E" w14:textId="77777777" w:rsidR="0023722C" w:rsidRDefault="0023722C" w:rsidP="0023722C">
      <w:pPr>
        <w:spacing w:before="0" w:after="0" w:line="240" w:lineRule="auto"/>
      </w:pPr>
    </w:p>
    <w:p w14:paraId="20ECB630" w14:textId="77777777" w:rsidR="0023722C" w:rsidRDefault="0023722C" w:rsidP="0023722C">
      <w:pPr>
        <w:pStyle w:val="Heading4"/>
      </w:pPr>
      <w:r>
        <w:t>Paths</w:t>
      </w:r>
    </w:p>
    <w:p w14:paraId="341603BD" w14:textId="77777777" w:rsidR="0023722C" w:rsidRDefault="0023722C" w:rsidP="0023722C">
      <w:pPr>
        <w:spacing w:before="0" w:after="0" w:line="240" w:lineRule="auto"/>
      </w:pPr>
      <w:r w:rsidRPr="00817F22">
        <w:rPr>
          <w:b/>
        </w:rPr>
        <w:t>Path 1:</w:t>
      </w:r>
      <w:r>
        <w:t xml:space="preserve"> System is ramped up till the maximum speed and moves in the direction of final position. When the system reaches the ramp down point, (position is found using distance ramp down factor) it is ramped down till the final position and stopped. </w:t>
      </w:r>
    </w:p>
    <w:p w14:paraId="4B9A3B42" w14:textId="77777777" w:rsidR="0023722C" w:rsidRDefault="0023722C" w:rsidP="0023722C">
      <w:pPr>
        <w:spacing w:before="0" w:after="0" w:line="240" w:lineRule="auto"/>
      </w:pPr>
      <w:r w:rsidRPr="00817F22">
        <w:rPr>
          <w:b/>
        </w:rPr>
        <w:t>Path 3:</w:t>
      </w:r>
      <w:r>
        <w:t xml:space="preserve"> System is maintained in the minimum speed till it reaches the final position. When it reaches the final position the motor is stopped.  </w:t>
      </w:r>
    </w:p>
    <w:p w14:paraId="74DE19DB" w14:textId="53208EF5" w:rsidR="00502667" w:rsidRDefault="00502667"/>
    <w:p w14:paraId="77B991EC" w14:textId="25200000" w:rsidR="003052AD" w:rsidRDefault="003052AD" w:rsidP="003052AD">
      <w:pPr>
        <w:pStyle w:val="Heading3"/>
      </w:pPr>
      <w:r>
        <w:lastRenderedPageBreak/>
        <w:t>Sudo Code</w:t>
      </w:r>
    </w:p>
    <w:p w14:paraId="583CA0DA" w14:textId="66B7CA6F" w:rsidR="003052AD" w:rsidRDefault="004D2F24" w:rsidP="003052AD">
      <w:r>
        <w:rPr>
          <w:noProof/>
          <w:lang w:eastAsia="en-US"/>
        </w:rPr>
        <mc:AlternateContent>
          <mc:Choice Requires="wps">
            <w:drawing>
              <wp:anchor distT="0" distB="0" distL="114300" distR="114300" simplePos="0" relativeHeight="251664384" behindDoc="0" locked="0" layoutInCell="1" allowOverlap="1" wp14:anchorId="124C0323" wp14:editId="67C826E1">
                <wp:simplePos x="0" y="0"/>
                <wp:positionH relativeFrom="column">
                  <wp:posOffset>5412106</wp:posOffset>
                </wp:positionH>
                <wp:positionV relativeFrom="paragraph">
                  <wp:posOffset>461645</wp:posOffset>
                </wp:positionV>
                <wp:extent cx="895350" cy="1733550"/>
                <wp:effectExtent l="0" t="0" r="19050" b="0"/>
                <wp:wrapNone/>
                <wp:docPr id="21" name="Circular Arrow 21"/>
                <wp:cNvGraphicFramePr/>
                <a:graphic xmlns:a="http://schemas.openxmlformats.org/drawingml/2006/main">
                  <a:graphicData uri="http://schemas.microsoft.com/office/word/2010/wordprocessingShape">
                    <wps:wsp>
                      <wps:cNvSpPr/>
                      <wps:spPr>
                        <a:xfrm>
                          <a:off x="0" y="0"/>
                          <a:ext cx="895350" cy="1733550"/>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126594" id="Circular Arrow 21" o:spid="_x0000_s1026" style="position:absolute;margin-left:426.15pt;margin-top:36.35pt;width:70.5pt;height:13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95350,173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" path="m55959,866775v,-358268,113595,-674067,279414,-776780c564828,-52137,801635,261461,835464,752252r55999,1l783431,866775,667626,752253r56064,c692869,288777,491413,31756,323020,241072,227969,359223,167878,601576,167878,866776r-111919,-1xe" fillcolor="#7e97ad [3204]" strokecolor="#394b5a [1604]" strokeweight="2pt">
                <v:path arrowok="t" o:connecttype="custom" o:connectlocs="55959,866775;335373,89995;835464,752252;891463,752253;783431,866775;667626,752253;723690,752253;323020,241072;167878,866776;55959,866775" o:connectangles="0,0,0,0,0,0,0,0,0,0"/>
              </v:shape>
            </w:pict>
          </mc:Fallback>
        </mc:AlternateContent>
      </w:r>
      <w:r>
        <w:rPr>
          <w:noProof/>
          <w:lang w:eastAsia="en-US"/>
        </w:rPr>
        <mc:AlternateContent>
          <mc:Choice Requires="wps">
            <w:drawing>
              <wp:anchor distT="0" distB="0" distL="114300" distR="114300" simplePos="0" relativeHeight="251666432" behindDoc="0" locked="0" layoutInCell="1" allowOverlap="1" wp14:anchorId="5431E3E2" wp14:editId="33DDE2A9">
                <wp:simplePos x="0" y="0"/>
                <wp:positionH relativeFrom="column">
                  <wp:posOffset>5412105</wp:posOffset>
                </wp:positionH>
                <wp:positionV relativeFrom="paragraph">
                  <wp:posOffset>956945</wp:posOffset>
                </wp:positionV>
                <wp:extent cx="895350" cy="1628775"/>
                <wp:effectExtent l="0" t="0" r="0" b="0"/>
                <wp:wrapNone/>
                <wp:docPr id="22" name="Circular Arrow 22"/>
                <wp:cNvGraphicFramePr/>
                <a:graphic xmlns:a="http://schemas.openxmlformats.org/drawingml/2006/main">
                  <a:graphicData uri="http://schemas.microsoft.com/office/word/2010/wordprocessingShape">
                    <wps:wsp>
                      <wps:cNvSpPr/>
                      <wps:spPr>
                        <a:xfrm rot="10800000">
                          <a:off x="0" y="0"/>
                          <a:ext cx="895350" cy="162877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7F34C9" id="Circular Arrow 22" o:spid="_x0000_s1026" style="position:absolute;margin-left:426.15pt;margin-top:75.35pt;width:70.5pt;height:128.25pt;rotation:180;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95350,1628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" path="m55959,814388v,-340158,116972,-638709,286160,-730372c568593,-38684,799468,249936,834916,700069r55958,l783431,814387,667037,700069r56026,c690695,283770,496898,50231,330632,227162,231429,332729,167878,562025,167878,814388r-111919,xe" fillcolor="#7e97ad [3204]" strokecolor="#394b5a [1604]" strokeweight="2pt">
                <v:path arrowok="t" o:connecttype="custom" o:connectlocs="55959,814388;342119,84016;834916,700069;890874,700069;783431,814387;667037,700069;723063,700069;330632,227162;167878,814388;55959,814388" o:connectangles="0,0,0,0,0,0,0,0,0,0"/>
              </v:shape>
            </w:pict>
          </mc:Fallback>
        </mc:AlternateContent>
      </w:r>
      <w:r w:rsidR="003052AD">
        <w:rPr>
          <w:noProof/>
          <w:lang w:eastAsia="en-US"/>
        </w:rPr>
        <w:drawing>
          <wp:inline distT="0" distB="0" distL="0" distR="0" wp14:anchorId="5F984CE2" wp14:editId="1CF4FCA9">
            <wp:extent cx="5705475" cy="3200400"/>
            <wp:effectExtent l="38100" t="0" r="952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33CEB47" w14:textId="77777777" w:rsidR="00B12524" w:rsidRDefault="00B12524" w:rsidP="003052AD">
      <w:pPr>
        <w:rPr>
          <w:sz w:val="36"/>
        </w:rPr>
      </w:pPr>
    </w:p>
    <w:p w14:paraId="431AC09C" w14:textId="77777777" w:rsidR="00B12524" w:rsidRDefault="00B12524" w:rsidP="003052AD">
      <w:pPr>
        <w:rPr>
          <w:sz w:val="36"/>
        </w:rPr>
      </w:pPr>
    </w:p>
    <w:p w14:paraId="745BF4E3" w14:textId="77777777" w:rsidR="00B12524" w:rsidRDefault="00B12524" w:rsidP="003052AD">
      <w:pPr>
        <w:rPr>
          <w:sz w:val="36"/>
        </w:rPr>
      </w:pPr>
    </w:p>
    <w:p w14:paraId="06CEAEF7" w14:textId="77777777" w:rsidR="00B12524" w:rsidRDefault="00B12524" w:rsidP="003052AD">
      <w:pPr>
        <w:rPr>
          <w:sz w:val="36"/>
        </w:rPr>
      </w:pPr>
    </w:p>
    <w:p w14:paraId="421AEF01" w14:textId="77777777" w:rsidR="00B12524" w:rsidRDefault="00B12524" w:rsidP="003052AD">
      <w:pPr>
        <w:rPr>
          <w:sz w:val="36"/>
        </w:rPr>
      </w:pPr>
    </w:p>
    <w:p w14:paraId="1E4FD8D3" w14:textId="77777777" w:rsidR="00B12524" w:rsidRDefault="00B12524" w:rsidP="003052AD">
      <w:pPr>
        <w:rPr>
          <w:sz w:val="36"/>
        </w:rPr>
      </w:pPr>
    </w:p>
    <w:p w14:paraId="783DD9DC" w14:textId="77777777" w:rsidR="00B12524" w:rsidRDefault="00B12524" w:rsidP="003052AD">
      <w:pPr>
        <w:rPr>
          <w:sz w:val="36"/>
        </w:rPr>
      </w:pPr>
    </w:p>
    <w:p w14:paraId="77DBCA80" w14:textId="77777777" w:rsidR="00B12524" w:rsidRDefault="00B12524" w:rsidP="003052AD">
      <w:pPr>
        <w:rPr>
          <w:sz w:val="36"/>
        </w:rPr>
      </w:pPr>
    </w:p>
    <w:p w14:paraId="45F47AD3" w14:textId="77777777" w:rsidR="00B12524" w:rsidRDefault="00B12524" w:rsidP="003052AD">
      <w:pPr>
        <w:rPr>
          <w:sz w:val="36"/>
        </w:rPr>
      </w:pPr>
    </w:p>
    <w:p w14:paraId="6019F511" w14:textId="6CD7BCF4" w:rsidR="00B12524" w:rsidRDefault="00B12524" w:rsidP="00B12524">
      <w:pPr>
        <w:pStyle w:val="Heading1"/>
      </w:pPr>
      <w:bookmarkStart w:id="53" w:name="_Toc426677509"/>
      <w:r w:rsidRPr="00B12524">
        <w:lastRenderedPageBreak/>
        <w:t>Hardware and Circuit</w:t>
      </w:r>
      <w:bookmarkEnd w:id="53"/>
    </w:p>
    <w:p w14:paraId="535E85B3" w14:textId="07FDD929" w:rsidR="00E872E5" w:rsidRPr="00B12524" w:rsidRDefault="00B12524" w:rsidP="00E872E5">
      <w:pPr>
        <w:pStyle w:val="TableHeading"/>
      </w:pPr>
      <w:r>
        <w:t>Hardware Specifications:</w:t>
      </w:r>
      <w:r w:rsidR="00E872E5">
        <w:tab/>
      </w:r>
    </w:p>
    <w:tbl>
      <w:tblPr>
        <w:tblStyle w:val="TableGrid"/>
        <w:tblW w:w="0" w:type="auto"/>
        <w:tblLook w:val="04A0" w:firstRow="1" w:lastRow="0" w:firstColumn="1" w:lastColumn="0" w:noHBand="0" w:noVBand="1"/>
      </w:tblPr>
      <w:tblGrid>
        <w:gridCol w:w="4603"/>
        <w:gridCol w:w="4603"/>
      </w:tblGrid>
      <w:tr w:rsidR="00E872E5" w14:paraId="65EEC467" w14:textId="77777777" w:rsidTr="00E872E5">
        <w:tc>
          <w:tcPr>
            <w:tcW w:w="4603" w:type="dxa"/>
          </w:tcPr>
          <w:p w14:paraId="5D9F8866" w14:textId="4F60D5FD" w:rsidR="00E872E5" w:rsidRPr="00E872E5" w:rsidRDefault="00E872E5" w:rsidP="00B12524">
            <w:pPr>
              <w:keepNext/>
              <w:rPr>
                <w:b/>
              </w:rPr>
            </w:pPr>
            <w:r w:rsidRPr="00E872E5">
              <w:rPr>
                <w:b/>
              </w:rPr>
              <w:t>Hardware</w:t>
            </w:r>
          </w:p>
        </w:tc>
        <w:tc>
          <w:tcPr>
            <w:tcW w:w="4603" w:type="dxa"/>
          </w:tcPr>
          <w:p w14:paraId="4C409DB3" w14:textId="50FE2084" w:rsidR="00E872E5" w:rsidRPr="00E872E5" w:rsidRDefault="00E872E5" w:rsidP="00B12524">
            <w:pPr>
              <w:keepNext/>
              <w:rPr>
                <w:b/>
              </w:rPr>
            </w:pPr>
            <w:r w:rsidRPr="00E872E5">
              <w:rPr>
                <w:b/>
              </w:rPr>
              <w:t>Specification</w:t>
            </w:r>
          </w:p>
        </w:tc>
      </w:tr>
      <w:tr w:rsidR="00E872E5" w14:paraId="1FBB0046" w14:textId="77777777" w:rsidTr="00E872E5">
        <w:tc>
          <w:tcPr>
            <w:tcW w:w="4603" w:type="dxa"/>
          </w:tcPr>
          <w:p w14:paraId="13F17E3C" w14:textId="3EDFA24D" w:rsidR="00E872E5" w:rsidRDefault="00E872E5" w:rsidP="00B12524">
            <w:pPr>
              <w:keepNext/>
            </w:pPr>
            <w:r>
              <w:t>Maxon Motor</w:t>
            </w:r>
          </w:p>
        </w:tc>
        <w:tc>
          <w:tcPr>
            <w:tcW w:w="4603" w:type="dxa"/>
          </w:tcPr>
          <w:p w14:paraId="32847CF8" w14:textId="1D5D6966" w:rsidR="00E872E5" w:rsidRDefault="00E872E5" w:rsidP="00B12524">
            <w:pPr>
              <w:keepNext/>
            </w:pPr>
            <w:r w:rsidRPr="00E872E5">
              <w:t xml:space="preserve">212 </w:t>
            </w:r>
            <w:proofErr w:type="spellStart"/>
            <w:r w:rsidRPr="00E872E5">
              <w:t>mNm</w:t>
            </w:r>
            <w:proofErr w:type="spellEnd"/>
            <w:r>
              <w:t xml:space="preserve"> stall torque, 6400 rpm, 24V</w:t>
            </w:r>
          </w:p>
        </w:tc>
      </w:tr>
      <w:tr w:rsidR="00E872E5" w14:paraId="3DF6C8E4" w14:textId="77777777" w:rsidTr="00E872E5">
        <w:tc>
          <w:tcPr>
            <w:tcW w:w="4603" w:type="dxa"/>
          </w:tcPr>
          <w:p w14:paraId="64065086" w14:textId="00F9C4BE" w:rsidR="00E872E5" w:rsidRDefault="00E872E5" w:rsidP="00B12524">
            <w:pPr>
              <w:keepNext/>
            </w:pPr>
            <w:r>
              <w:t>Planetary Gearhead</w:t>
            </w:r>
          </w:p>
        </w:tc>
        <w:tc>
          <w:tcPr>
            <w:tcW w:w="4603" w:type="dxa"/>
          </w:tcPr>
          <w:p w14:paraId="614C0F60" w14:textId="08FD5EDB" w:rsidR="00E872E5" w:rsidRDefault="00E872E5" w:rsidP="00B12524">
            <w:pPr>
              <w:keepNext/>
            </w:pPr>
            <w:r>
              <w:t>16:1 ratio</w:t>
            </w:r>
          </w:p>
        </w:tc>
      </w:tr>
      <w:tr w:rsidR="00E872E5" w14:paraId="0143E64F" w14:textId="77777777" w:rsidTr="00E872E5">
        <w:tc>
          <w:tcPr>
            <w:tcW w:w="4603" w:type="dxa"/>
          </w:tcPr>
          <w:p w14:paraId="3F85A5B3" w14:textId="56D0B87E" w:rsidR="00E872E5" w:rsidRDefault="00E872E5" w:rsidP="00B12524">
            <w:pPr>
              <w:keepNext/>
            </w:pPr>
            <w:r>
              <w:t xml:space="preserve">Encoder </w:t>
            </w:r>
            <w:r w:rsidRPr="00E872E5">
              <w:t>HEDS 5540</w:t>
            </w:r>
          </w:p>
        </w:tc>
        <w:tc>
          <w:tcPr>
            <w:tcW w:w="4603" w:type="dxa"/>
          </w:tcPr>
          <w:p w14:paraId="053299D3" w14:textId="7A76C347" w:rsidR="00E872E5" w:rsidRDefault="00E872E5" w:rsidP="00B12524">
            <w:pPr>
              <w:keepNext/>
            </w:pPr>
            <w:r>
              <w:t xml:space="preserve">500 </w:t>
            </w:r>
            <w:proofErr w:type="spellStart"/>
            <w:r>
              <w:t>ppr</w:t>
            </w:r>
            <w:proofErr w:type="spellEnd"/>
          </w:p>
        </w:tc>
      </w:tr>
      <w:tr w:rsidR="00E872E5" w14:paraId="36C6B4AF" w14:textId="77777777" w:rsidTr="00E872E5">
        <w:tc>
          <w:tcPr>
            <w:tcW w:w="4603" w:type="dxa"/>
          </w:tcPr>
          <w:p w14:paraId="2174D44B" w14:textId="61586A0B" w:rsidR="00E872E5" w:rsidRDefault="00E872E5" w:rsidP="00B12524">
            <w:pPr>
              <w:keepNext/>
            </w:pPr>
            <w:r>
              <w:t>Sabertooth 2x32</w:t>
            </w:r>
          </w:p>
        </w:tc>
        <w:tc>
          <w:tcPr>
            <w:tcW w:w="4603" w:type="dxa"/>
          </w:tcPr>
          <w:p w14:paraId="1A011671" w14:textId="7F55E5CA" w:rsidR="00E872E5" w:rsidRDefault="00E872E5" w:rsidP="00E872E5">
            <w:pPr>
              <w:keepNext/>
            </w:pPr>
            <w:r>
              <w:t>Packet Text Communication</w:t>
            </w:r>
          </w:p>
        </w:tc>
      </w:tr>
    </w:tbl>
    <w:p w14:paraId="3080B743" w14:textId="77777777" w:rsidR="00E872E5" w:rsidRDefault="00E872E5" w:rsidP="00B12524">
      <w:pPr>
        <w:keepNext/>
      </w:pPr>
    </w:p>
    <w:p w14:paraId="5503561D" w14:textId="77777777" w:rsidR="00E872E5" w:rsidRDefault="00E872E5" w:rsidP="00B12524">
      <w:pPr>
        <w:keepNext/>
      </w:pPr>
    </w:p>
    <w:p w14:paraId="379631BD" w14:textId="77777777" w:rsidR="00B12524" w:rsidRDefault="00B12524" w:rsidP="00B12524">
      <w:pPr>
        <w:keepNext/>
      </w:pPr>
      <w:ins w:id="54" w:author="william" w:date="2015-07-31T21:56:00Z">
        <w:r>
          <w:rPr>
            <w:noProof/>
          </w:rPr>
          <w:drawing>
            <wp:inline distT="0" distB="0" distL="0" distR="0" wp14:anchorId="40A2E0C7" wp14:editId="54A0E772">
              <wp:extent cx="4295775" cy="2238375"/>
              <wp:effectExtent l="0" t="0" r="9525" b="9525"/>
              <wp:docPr id="18" name="image12.png" descr="C:\Users\william\Desktop\dip setup.PNG"/>
              <wp:cNvGraphicFramePr/>
              <a:graphic xmlns:a="http://schemas.openxmlformats.org/drawingml/2006/main">
                <a:graphicData uri="http://schemas.openxmlformats.org/drawingml/2006/picture">
                  <pic:pic xmlns:pic="http://schemas.openxmlformats.org/drawingml/2006/picture">
                    <pic:nvPicPr>
                      <pic:cNvPr id="0" name="image12.png" descr="C:\Users\william\Desktop\dip setup.PNG"/>
                      <pic:cNvPicPr preferRelativeResize="0"/>
                    </pic:nvPicPr>
                    <pic:blipFill>
                      <a:blip r:embed="rId29"/>
                      <a:srcRect/>
                      <a:stretch>
                        <a:fillRect/>
                      </a:stretch>
                    </pic:blipFill>
                    <pic:spPr>
                      <a:xfrm>
                        <a:off x="0" y="0"/>
                        <a:ext cx="4296495" cy="2238750"/>
                      </a:xfrm>
                      <a:prstGeom prst="rect">
                        <a:avLst/>
                      </a:prstGeom>
                      <a:ln/>
                    </pic:spPr>
                  </pic:pic>
                </a:graphicData>
              </a:graphic>
            </wp:inline>
          </w:drawing>
        </w:r>
      </w:ins>
    </w:p>
    <w:p w14:paraId="081D69BA" w14:textId="27891CA1" w:rsidR="00B12524" w:rsidRDefault="00B12524" w:rsidP="00B12524">
      <w:pPr>
        <w:pStyle w:val="Caption"/>
        <w:rPr>
          <w:ins w:id="55" w:author="william" w:date="2015-07-31T21:56:00Z"/>
        </w:rPr>
      </w:pPr>
      <w:r>
        <w:fldChar w:fldCharType="begin"/>
      </w:r>
      <w:r>
        <w:instrText xml:space="preserve"> SEQ Circuit_Diagram \* ARABIC </w:instrText>
      </w:r>
      <w:r>
        <w:fldChar w:fldCharType="separate"/>
      </w:r>
      <w:r>
        <w:rPr>
          <w:noProof/>
        </w:rPr>
        <w:t>1</w:t>
      </w:r>
      <w:r>
        <w:fldChar w:fldCharType="end"/>
      </w:r>
      <w:r>
        <w:t xml:space="preserve"> </w:t>
      </w:r>
      <w:r w:rsidRPr="00395028">
        <w:t>Dip Pin Configuration:</w:t>
      </w:r>
    </w:p>
    <w:p w14:paraId="3AC2F4AE" w14:textId="77777777" w:rsidR="00B12524" w:rsidRDefault="00B12524" w:rsidP="00B12524">
      <w:pPr>
        <w:keepNext/>
      </w:pPr>
      <w:bookmarkStart w:id="56" w:name="_GoBack"/>
      <w:ins w:id="57" w:author="william" w:date="2015-07-31T21:56:00Z">
        <w:r>
          <w:rPr>
            <w:noProof/>
          </w:rPr>
          <w:lastRenderedPageBreak/>
          <w:drawing>
            <wp:inline distT="0" distB="0" distL="0" distR="0" wp14:anchorId="6BF241D3" wp14:editId="296D4DA3">
              <wp:extent cx="5610225" cy="3514725"/>
              <wp:effectExtent l="0" t="0" r="9525" b="9525"/>
              <wp:docPr id="19" name="image09.png" descr="C:\Users\william\Desktop\circuit diagram.png"/>
              <wp:cNvGraphicFramePr/>
              <a:graphic xmlns:a="http://schemas.openxmlformats.org/drawingml/2006/main">
                <a:graphicData uri="http://schemas.openxmlformats.org/drawingml/2006/picture">
                  <pic:pic xmlns:pic="http://schemas.openxmlformats.org/drawingml/2006/picture">
                    <pic:nvPicPr>
                      <pic:cNvPr id="0" name="image09.png" descr="C:\Users\william\Desktop\circuit diagram.png"/>
                      <pic:cNvPicPr preferRelativeResize="0"/>
                    </pic:nvPicPr>
                    <pic:blipFill>
                      <a:blip r:embed="rId30"/>
                      <a:srcRect/>
                      <a:stretch>
                        <a:fillRect/>
                      </a:stretch>
                    </pic:blipFill>
                    <pic:spPr>
                      <a:xfrm>
                        <a:off x="0" y="0"/>
                        <a:ext cx="5612107" cy="3515904"/>
                      </a:xfrm>
                      <a:prstGeom prst="rect">
                        <a:avLst/>
                      </a:prstGeom>
                      <a:ln/>
                    </pic:spPr>
                  </pic:pic>
                </a:graphicData>
              </a:graphic>
            </wp:inline>
          </w:drawing>
        </w:r>
      </w:ins>
      <w:bookmarkEnd w:id="56"/>
    </w:p>
    <w:p w14:paraId="6CD58389" w14:textId="5A782714" w:rsidR="00B12524" w:rsidRDefault="00B12524" w:rsidP="00B12524">
      <w:pPr>
        <w:pStyle w:val="Caption"/>
        <w:rPr>
          <w:ins w:id="58" w:author="william" w:date="2015-07-31T21:56:00Z"/>
        </w:rPr>
      </w:pPr>
      <w:r>
        <w:fldChar w:fldCharType="begin"/>
      </w:r>
      <w:r>
        <w:instrText xml:space="preserve"> SEQ Circuit_Diagram \* ARABIC </w:instrText>
      </w:r>
      <w:r>
        <w:fldChar w:fldCharType="separate"/>
      </w:r>
      <w:r>
        <w:rPr>
          <w:noProof/>
        </w:rPr>
        <w:t>2</w:t>
      </w:r>
      <w:r>
        <w:fldChar w:fldCharType="end"/>
      </w:r>
      <w:r>
        <w:t xml:space="preserve"> </w:t>
      </w:r>
      <w:r w:rsidRPr="00C4427C">
        <w:t>Circuit Diagram</w:t>
      </w:r>
    </w:p>
    <w:p w14:paraId="52033546" w14:textId="77777777" w:rsidR="00B12524" w:rsidRPr="00B12524" w:rsidRDefault="00B12524" w:rsidP="00B12524">
      <w:pPr>
        <w:rPr>
          <w:sz w:val="36"/>
        </w:rPr>
      </w:pPr>
    </w:p>
    <w:p w14:paraId="39B0C341" w14:textId="77777777" w:rsidR="00B12524" w:rsidRPr="00B12524" w:rsidRDefault="00B12524" w:rsidP="00B12524">
      <w:pPr>
        <w:rPr>
          <w:sz w:val="36"/>
        </w:rPr>
      </w:pPr>
    </w:p>
    <w:p w14:paraId="12978B2E" w14:textId="77777777" w:rsidR="00B12524" w:rsidRPr="00B12524" w:rsidRDefault="00B12524" w:rsidP="00B12524">
      <w:pPr>
        <w:rPr>
          <w:sz w:val="36"/>
        </w:rPr>
      </w:pPr>
    </w:p>
    <w:p w14:paraId="2B78D221" w14:textId="5AC33229" w:rsidR="00B12524" w:rsidRDefault="00B12524" w:rsidP="00B12524">
      <w:pPr>
        <w:rPr>
          <w:sz w:val="36"/>
        </w:rPr>
      </w:pPr>
    </w:p>
    <w:p w14:paraId="0D682F8E" w14:textId="70F51A33" w:rsidR="00B12524" w:rsidRPr="00B12524" w:rsidRDefault="00B12524" w:rsidP="00B12524">
      <w:pPr>
        <w:tabs>
          <w:tab w:val="left" w:pos="2895"/>
        </w:tabs>
        <w:rPr>
          <w:sz w:val="36"/>
        </w:rPr>
      </w:pPr>
      <w:r>
        <w:rPr>
          <w:sz w:val="36"/>
        </w:rPr>
        <w:tab/>
      </w:r>
    </w:p>
    <w:p w14:paraId="0792DC0D" w14:textId="7C97BDF4" w:rsidR="00502667" w:rsidRDefault="00773CFC">
      <w:pPr>
        <w:pStyle w:val="Heading1"/>
      </w:pPr>
      <w:bookmarkStart w:id="59" w:name="_Toc426677510"/>
      <w:r>
        <w:lastRenderedPageBreak/>
        <w:t>Results</w:t>
      </w:r>
      <w:bookmarkEnd w:id="59"/>
    </w:p>
    <w:p w14:paraId="36B65241" w14:textId="77777777" w:rsidR="00773CFC" w:rsidRDefault="00773CFC" w:rsidP="00773CFC">
      <w:pPr>
        <w:pStyle w:val="Heading2"/>
      </w:pPr>
      <w:r>
        <w:t>Ramping</w:t>
      </w:r>
    </w:p>
    <w:p w14:paraId="0B7E491B" w14:textId="77777777" w:rsidR="00773CFC" w:rsidRDefault="00773CFC" w:rsidP="00773CFC">
      <w:pPr>
        <w:pStyle w:val="Heading3"/>
      </w:pPr>
      <w:r>
        <w:rPr>
          <w:rFonts w:ascii="Cambria" w:eastAsia="Cambria" w:hAnsi="Cambria" w:cs="Cambria"/>
          <w:b w:val="0"/>
        </w:rPr>
        <w:t xml:space="preserve">After the application of ramping the angular speed </w:t>
      </w:r>
      <w:proofErr w:type="spellStart"/>
      <w:r>
        <w:rPr>
          <w:rFonts w:ascii="Cambria" w:eastAsia="Cambria" w:hAnsi="Cambria" w:cs="Cambria"/>
          <w:b w:val="0"/>
        </w:rPr>
        <w:t>vs</w:t>
      </w:r>
      <w:proofErr w:type="spellEnd"/>
      <w:r>
        <w:rPr>
          <w:rFonts w:ascii="Cambria" w:eastAsia="Cambria" w:hAnsi="Cambria" w:cs="Cambria"/>
          <w:b w:val="0"/>
        </w:rPr>
        <w:t xml:space="preserve"> time of maxon motor was plotted using the help of encoder. The results are shown below</w:t>
      </w:r>
    </w:p>
    <w:p w14:paraId="06C73AD9" w14:textId="77777777" w:rsidR="00773CFC" w:rsidRDefault="00773CFC" w:rsidP="00773CFC">
      <w:pPr>
        <w:pStyle w:val="Heading3"/>
      </w:pPr>
      <w:r>
        <w:rPr>
          <w:noProof/>
        </w:rPr>
        <w:drawing>
          <wp:inline distT="0" distB="0" distL="0" distR="0" wp14:anchorId="4E7A6FEA" wp14:editId="4A243215">
            <wp:extent cx="5940425" cy="180086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0425" cy="1800860"/>
                    </a:xfrm>
                    <a:prstGeom prst="rect">
                      <a:avLst/>
                    </a:prstGeom>
                    <a:ln/>
                  </pic:spPr>
                </pic:pic>
              </a:graphicData>
            </a:graphic>
          </wp:inline>
        </w:drawing>
      </w:r>
      <w:r>
        <w:rPr>
          <w:rFonts w:ascii="Cambria" w:eastAsia="Cambria" w:hAnsi="Cambria" w:cs="Cambria"/>
        </w:rPr>
        <w:t xml:space="preserve"> </w:t>
      </w:r>
    </w:p>
    <w:p w14:paraId="2429467D" w14:textId="77777777" w:rsidR="00773CFC" w:rsidRDefault="00773CFC" w:rsidP="00773CFC">
      <w:r>
        <w:rPr>
          <w:sz w:val="24"/>
          <w:szCs w:val="24"/>
        </w:rPr>
        <w:t xml:space="preserve">      </w:t>
      </w:r>
      <w:r>
        <w:t>X axis is time in microseconds while y axis is the angular velocity. In the right hand side graph (one in which S-ramping is implemented) the velocity of the system is increasing smoothly preventing any jerks acting on system.</w:t>
      </w:r>
    </w:p>
    <w:p w14:paraId="5E81F0F7" w14:textId="77777777" w:rsidR="00773CFC" w:rsidRDefault="00773CFC" w:rsidP="00773CFC">
      <w:pPr>
        <w:pStyle w:val="Heading2"/>
      </w:pPr>
      <w:r>
        <w:t>Position Control</w:t>
      </w:r>
    </w:p>
    <w:p w14:paraId="3A061F7A" w14:textId="42753AA1" w:rsidR="00773CFC" w:rsidRDefault="00773CFC" w:rsidP="00773CFC">
      <w:pPr>
        <w:spacing w:before="0" w:after="0" w:line="240" w:lineRule="auto"/>
      </w:pPr>
      <w:r>
        <w:t>The accuracy of position control depends upon the system on which it is implemented, during the project it was implemented on igus slider driven by maxon motor and Sabertooth 2x32. The following results are obtained on them. We were able to stop the slider within an accuracy of 0.2 mm with a weight of 2Kg at maximum speed of the motor.</w:t>
      </w:r>
    </w:p>
    <w:p w14:paraId="17F26CCE" w14:textId="35899C28" w:rsidR="00773CFC" w:rsidRDefault="00773CFC" w:rsidP="00773CFC">
      <w:pPr>
        <w:spacing w:before="0" w:after="0" w:line="240" w:lineRule="auto"/>
      </w:pPr>
      <w:r>
        <w:t xml:space="preserve">     As far as the library is concerned, the library can be used for any type of driver like Sabertooth or L293d. Also it is easy to calibrate </w:t>
      </w:r>
      <w:r w:rsidR="0072051B">
        <w:t>the library for any system</w:t>
      </w:r>
      <w:r>
        <w:t xml:space="preserve">. </w:t>
      </w:r>
    </w:p>
    <w:p w14:paraId="55A9C626" w14:textId="77777777" w:rsidR="00773CFC" w:rsidRDefault="00773CFC" w:rsidP="00773CFC">
      <w:pPr>
        <w:spacing w:before="0" w:after="0" w:line="240" w:lineRule="auto"/>
      </w:pPr>
    </w:p>
    <w:p w14:paraId="6D237F56" w14:textId="77777777" w:rsidR="00773CFC" w:rsidRDefault="00773CFC" w:rsidP="00773CFC">
      <w:pPr>
        <w:spacing w:before="0" w:after="0" w:line="240" w:lineRule="auto"/>
      </w:pPr>
    </w:p>
    <w:p w14:paraId="29525627" w14:textId="77777777" w:rsidR="00773CFC" w:rsidRDefault="00773CFC" w:rsidP="00773CFC">
      <w:pPr>
        <w:pStyle w:val="Heading1"/>
      </w:pPr>
      <w:bookmarkStart w:id="60" w:name="_Toc426677511"/>
      <w:r>
        <w:lastRenderedPageBreak/>
        <w:t>Future Possibilities</w:t>
      </w:r>
      <w:bookmarkEnd w:id="60"/>
      <w:r>
        <w:t xml:space="preserve"> </w:t>
      </w:r>
    </w:p>
    <w:p w14:paraId="283C92F6" w14:textId="0B89D9C9" w:rsidR="00773CFC" w:rsidRPr="00B12524" w:rsidRDefault="00773CFC" w:rsidP="00773CFC">
      <w:pPr>
        <w:pStyle w:val="ListParagraph"/>
        <w:numPr>
          <w:ilvl w:val="0"/>
          <w:numId w:val="32"/>
        </w:numPr>
        <w:rPr>
          <w:b/>
        </w:rPr>
      </w:pPr>
      <w:r w:rsidRPr="00B12524">
        <w:rPr>
          <w:b/>
        </w:rPr>
        <w:t>Implementation using timed interrupt</w:t>
      </w:r>
    </w:p>
    <w:p w14:paraId="03763E67" w14:textId="2A56D444" w:rsidR="00773CFC" w:rsidRPr="00B12524" w:rsidRDefault="00773CFC" w:rsidP="00773CFC">
      <w:pPr>
        <w:pStyle w:val="ListParagraph"/>
        <w:numPr>
          <w:ilvl w:val="0"/>
          <w:numId w:val="32"/>
        </w:numPr>
        <w:rPr>
          <w:b/>
        </w:rPr>
      </w:pPr>
      <w:r w:rsidRPr="00B12524">
        <w:rPr>
          <w:b/>
        </w:rPr>
        <w:t>Control of Differential drives</w:t>
      </w:r>
      <w:r w:rsidR="00B12524">
        <w:rPr>
          <w:b/>
        </w:rPr>
        <w:t xml:space="preserve"> </w:t>
      </w:r>
    </w:p>
    <w:p w14:paraId="0CAB1917" w14:textId="73DC9089" w:rsidR="00B12524" w:rsidRPr="00B12524" w:rsidRDefault="00B12524" w:rsidP="00773CFC">
      <w:pPr>
        <w:pStyle w:val="ListParagraph"/>
        <w:numPr>
          <w:ilvl w:val="0"/>
          <w:numId w:val="32"/>
        </w:numPr>
        <w:rPr>
          <w:b/>
        </w:rPr>
      </w:pPr>
      <w:r w:rsidRPr="00B12524">
        <w:rPr>
          <w:b/>
        </w:rPr>
        <w:t xml:space="preserve">Use of </w:t>
      </w:r>
      <w:r w:rsidR="00773CFC" w:rsidRPr="00B12524">
        <w:rPr>
          <w:b/>
        </w:rPr>
        <w:t>PID</w:t>
      </w:r>
      <w:r w:rsidRPr="00B12524">
        <w:rPr>
          <w:b/>
        </w:rPr>
        <w:t xml:space="preserve"> with fine tuning</w:t>
      </w:r>
    </w:p>
    <w:p w14:paraId="5E780985" w14:textId="6FA1D113" w:rsidR="00773CFC" w:rsidRDefault="00773CFC" w:rsidP="00B12524">
      <w:pPr>
        <w:pStyle w:val="ListParagraph"/>
      </w:pPr>
    </w:p>
    <w:p w14:paraId="0F8B9D8B" w14:textId="77777777" w:rsidR="00773CFC" w:rsidRPr="00773CFC" w:rsidRDefault="00773CFC" w:rsidP="00773CFC">
      <w:pPr>
        <w:pStyle w:val="ListParagraph"/>
      </w:pPr>
    </w:p>
    <w:p w14:paraId="4A44DA60" w14:textId="77777777" w:rsidR="00773CFC" w:rsidRDefault="00773CFC" w:rsidP="00773CFC">
      <w:pPr>
        <w:spacing w:before="0" w:after="0" w:line="240" w:lineRule="auto"/>
      </w:pPr>
    </w:p>
    <w:bookmarkStart w:id="61" w:name="_Toc426677512" w:displacedByCustomXml="next"/>
    <w:sdt>
      <w:sdtPr>
        <w:rPr>
          <w:sz w:val="20"/>
        </w:rPr>
        <w:id w:val="-1258134871"/>
        <w:docPartObj>
          <w:docPartGallery w:val="Bibliographies"/>
          <w:docPartUnique/>
        </w:docPartObj>
      </w:sdtPr>
      <w:sdtContent>
        <w:p w14:paraId="7CF1B065" w14:textId="77777777" w:rsidR="00C21C09" w:rsidRDefault="00C21C09">
          <w:pPr>
            <w:pStyle w:val="Heading1"/>
          </w:pPr>
          <w:r>
            <w:t>References and Links</w:t>
          </w:r>
          <w:bookmarkEnd w:id="61"/>
        </w:p>
        <w:sdt>
          <w:sdtPr>
            <w:id w:val="-573587230"/>
            <w:bibliography/>
          </w:sdtPr>
          <w:sdtContent>
            <w:p w14:paraId="6112D4CA" w14:textId="6FD16BBA" w:rsidR="00E0393F" w:rsidRPr="002E71C3" w:rsidRDefault="002E71C3" w:rsidP="002E71C3">
              <w:pPr>
                <w:pStyle w:val="ListNumber2"/>
                <w:numPr>
                  <w:ilvl w:val="0"/>
                  <w:numId w:val="0"/>
                </w:numPr>
                <w:ind w:left="360"/>
                <w:rPr>
                  <w:b/>
                  <w:sz w:val="24"/>
                </w:rPr>
              </w:pPr>
              <w:r>
                <w:rPr>
                  <w:b/>
                  <w:sz w:val="24"/>
                </w:rPr>
                <w:t>References</w:t>
              </w:r>
              <w:r w:rsidR="00E0393F" w:rsidRPr="002E71C3">
                <w:rPr>
                  <w:b/>
                  <w:sz w:val="24"/>
                </w:rPr>
                <w:t>:</w:t>
              </w:r>
            </w:p>
            <w:p w14:paraId="1AF7998F" w14:textId="5816D4FD" w:rsidR="00E0393F" w:rsidRDefault="00D364F6" w:rsidP="002E71C3">
              <w:pPr>
                <w:pStyle w:val="Bibliography"/>
                <w:numPr>
                  <w:ilvl w:val="0"/>
                  <w:numId w:val="33"/>
                </w:numPr>
              </w:pPr>
              <w:r>
                <w:t>Use of Multiple Functions</w:t>
              </w:r>
              <w:r w:rsidR="00D24734">
                <w:t xml:space="preserve"> for Ramping</w:t>
              </w:r>
              <w:r>
                <w:t xml:space="preserve"> </w:t>
              </w:r>
              <w:r w:rsidR="002E71C3">
                <w:t>adapted from</w:t>
              </w:r>
              <w:r w:rsidR="00D24734">
                <w:t xml:space="preserve"> </w:t>
              </w:r>
              <w:proofErr w:type="gramStart"/>
              <w:r w:rsidR="00D24734">
                <w:t>Summer</w:t>
              </w:r>
              <w:proofErr w:type="gramEnd"/>
              <w:r w:rsidR="00D24734">
                <w:t xml:space="preserve"> project by Varan Gupta</w:t>
              </w:r>
              <w:r w:rsidR="002E71C3">
                <w:t>.</w:t>
              </w:r>
            </w:p>
            <w:p w14:paraId="371C2D6E" w14:textId="067CD83D" w:rsidR="00D24734" w:rsidRDefault="002E71C3" w:rsidP="002E71C3">
              <w:pPr>
                <w:pStyle w:val="Bibliography"/>
                <w:numPr>
                  <w:ilvl w:val="0"/>
                  <w:numId w:val="33"/>
                </w:numPr>
              </w:pPr>
              <w:hyperlink r:id="rId32" w:history="1">
                <w:r w:rsidR="00E0393F" w:rsidRPr="002E71C3">
                  <w:rPr>
                    <w:rStyle w:val="Hyperlink"/>
                  </w:rPr>
                  <w:t>Trajectories for ramping</w:t>
                </w:r>
              </w:hyperlink>
              <w:r w:rsidR="00E0393F">
                <w:t>- PDF by Vaibhav Gupta</w:t>
              </w:r>
              <w:r>
                <w:t>.</w:t>
              </w:r>
            </w:p>
          </w:sdtContent>
        </w:sdt>
        <w:p w14:paraId="7B385FF6" w14:textId="6214DF67" w:rsidR="00D24734" w:rsidRDefault="002E71C3" w:rsidP="002E71C3">
          <w:pPr>
            <w:pStyle w:val="ListNumber2"/>
            <w:numPr>
              <w:ilvl w:val="0"/>
              <w:numId w:val="33"/>
            </w:numPr>
          </w:pPr>
          <w:hyperlink r:id="rId33" w:history="1">
            <w:r w:rsidRPr="0072074D">
              <w:rPr>
                <w:rStyle w:val="Hyperlink"/>
              </w:rPr>
              <w:t>https://learn.sparkfun.com/tutorials/pulse-width-modulation</w:t>
            </w:r>
          </w:hyperlink>
        </w:p>
        <w:p w14:paraId="21D58295" w14:textId="77777777" w:rsidR="002E71C3" w:rsidRDefault="002E71C3" w:rsidP="002E71C3">
          <w:pPr>
            <w:pStyle w:val="ListNumber2"/>
            <w:numPr>
              <w:ilvl w:val="0"/>
              <w:numId w:val="0"/>
            </w:numPr>
            <w:ind w:left="720"/>
          </w:pPr>
        </w:p>
        <w:p w14:paraId="3CC6685D" w14:textId="17DD81AC" w:rsidR="00D24734" w:rsidRDefault="002E71C3" w:rsidP="002E71C3">
          <w:pPr>
            <w:pStyle w:val="ListNumber2"/>
            <w:numPr>
              <w:ilvl w:val="0"/>
              <w:numId w:val="33"/>
            </w:numPr>
          </w:pPr>
          <w:hyperlink r:id="rId34" w:history="1">
            <w:r w:rsidR="00D24734" w:rsidRPr="002E71C3">
              <w:rPr>
                <w:rStyle w:val="Hyperlink"/>
              </w:rPr>
              <w:t>http://www.maxonmotor.in/maxon/view/content/service-academy-motor</w:t>
            </w:r>
          </w:hyperlink>
        </w:p>
        <w:p w14:paraId="5973354E" w14:textId="77777777" w:rsidR="002E71C3" w:rsidRDefault="002E71C3" w:rsidP="00C21C09">
          <w:pPr>
            <w:rPr>
              <w:b/>
              <w:sz w:val="24"/>
            </w:rPr>
          </w:pPr>
          <w:r>
            <w:rPr>
              <w:b/>
              <w:sz w:val="24"/>
            </w:rPr>
            <w:t xml:space="preserve">      </w:t>
          </w:r>
          <w:r w:rsidRPr="002E71C3">
            <w:rPr>
              <w:b/>
              <w:sz w:val="24"/>
            </w:rPr>
            <w:t>Links:</w:t>
          </w:r>
        </w:p>
        <w:p w14:paraId="6C8EF857" w14:textId="0889FC32" w:rsidR="002E71C3" w:rsidRDefault="002E71C3" w:rsidP="002E71C3">
          <w:pPr>
            <w:pStyle w:val="ListParagraph"/>
            <w:numPr>
              <w:ilvl w:val="1"/>
              <w:numId w:val="34"/>
            </w:numPr>
            <w:tabs>
              <w:tab w:val="left" w:pos="1080"/>
            </w:tabs>
            <w:ind w:left="720"/>
          </w:pPr>
          <w:hyperlink r:id="rId35" w:history="1">
            <w:r w:rsidRPr="002E71C3">
              <w:rPr>
                <w:rStyle w:val="Hyperlink"/>
              </w:rPr>
              <w:t>Ramping with respect time Code</w:t>
            </w:r>
          </w:hyperlink>
        </w:p>
        <w:p w14:paraId="716C0959" w14:textId="77777777" w:rsidR="002E71C3" w:rsidRDefault="002E71C3" w:rsidP="002E71C3">
          <w:pPr>
            <w:pStyle w:val="ListParagraph"/>
            <w:tabs>
              <w:tab w:val="left" w:pos="1080"/>
            </w:tabs>
          </w:pPr>
        </w:p>
        <w:p w14:paraId="051B6DBF" w14:textId="362B339E" w:rsidR="002E71C3" w:rsidRDefault="002E71C3" w:rsidP="002E71C3">
          <w:pPr>
            <w:pStyle w:val="ListParagraph"/>
            <w:numPr>
              <w:ilvl w:val="1"/>
              <w:numId w:val="34"/>
            </w:numPr>
            <w:tabs>
              <w:tab w:val="left" w:pos="1080"/>
            </w:tabs>
            <w:ind w:left="720"/>
          </w:pPr>
          <w:hyperlink r:id="rId36" w:history="1">
            <w:r w:rsidRPr="002E71C3">
              <w:rPr>
                <w:rStyle w:val="Hyperlink"/>
              </w:rPr>
              <w:t>Position Control Code</w:t>
            </w:r>
          </w:hyperlink>
        </w:p>
        <w:p w14:paraId="4AF3C149" w14:textId="77777777" w:rsidR="002E71C3" w:rsidRDefault="002E71C3" w:rsidP="002E71C3">
          <w:pPr>
            <w:pStyle w:val="ListParagraph"/>
            <w:tabs>
              <w:tab w:val="left" w:pos="1080"/>
            </w:tabs>
          </w:pPr>
        </w:p>
        <w:p w14:paraId="5377A936" w14:textId="3BB1E685" w:rsidR="002E71C3" w:rsidRDefault="002E71C3" w:rsidP="002E71C3">
          <w:pPr>
            <w:pStyle w:val="ListParagraph"/>
            <w:numPr>
              <w:ilvl w:val="1"/>
              <w:numId w:val="34"/>
            </w:numPr>
            <w:tabs>
              <w:tab w:val="left" w:pos="1080"/>
            </w:tabs>
            <w:ind w:left="720"/>
          </w:pPr>
          <w:hyperlink r:id="rId37" w:history="1">
            <w:r w:rsidRPr="002E71C3">
              <w:rPr>
                <w:rStyle w:val="Hyperlink"/>
              </w:rPr>
              <w:t>Motor Data Sheet</w:t>
            </w:r>
          </w:hyperlink>
        </w:p>
        <w:p w14:paraId="7BBC5671" w14:textId="77777777" w:rsidR="002E71C3" w:rsidRDefault="002E71C3" w:rsidP="002E71C3">
          <w:pPr>
            <w:pStyle w:val="ListParagraph"/>
            <w:tabs>
              <w:tab w:val="left" w:pos="1080"/>
            </w:tabs>
          </w:pPr>
        </w:p>
        <w:p w14:paraId="79B691E7" w14:textId="72018293" w:rsidR="00C21C09" w:rsidRDefault="001C7AD2" w:rsidP="002E71C3">
          <w:pPr>
            <w:pStyle w:val="ListParagraph"/>
            <w:numPr>
              <w:ilvl w:val="1"/>
              <w:numId w:val="34"/>
            </w:numPr>
            <w:tabs>
              <w:tab w:val="left" w:pos="1080"/>
            </w:tabs>
            <w:ind w:left="720"/>
          </w:pPr>
          <w:hyperlink r:id="rId38" w:history="1">
            <w:r w:rsidR="002E71C3" w:rsidRPr="001C7AD2">
              <w:rPr>
                <w:rStyle w:val="Hyperlink"/>
              </w:rPr>
              <w:t>Other Related Files</w:t>
            </w:r>
          </w:hyperlink>
        </w:p>
      </w:sdtContent>
    </w:sdt>
    <w:p w14:paraId="104177EF" w14:textId="77777777" w:rsidR="00D24734" w:rsidRDefault="00D24734" w:rsidP="00C21C09">
      <w:pPr>
        <w:pStyle w:val="ListNumber2"/>
        <w:numPr>
          <w:ilvl w:val="0"/>
          <w:numId w:val="0"/>
        </w:numPr>
      </w:pPr>
    </w:p>
    <w:p w14:paraId="163C4A51" w14:textId="77777777" w:rsidR="00502667" w:rsidRDefault="008A6DF2">
      <w:pPr>
        <w:pStyle w:val="Heading1"/>
      </w:pPr>
      <w:bookmarkStart w:id="62" w:name="_Toc426677513"/>
      <w:r>
        <w:lastRenderedPageBreak/>
        <w:t>Contact Information</w:t>
      </w:r>
      <w:bookmarkEnd w:id="62"/>
    </w:p>
    <w:p w14:paraId="21FBCF15" w14:textId="45DAAC58" w:rsidR="00502667" w:rsidRDefault="00502667"/>
    <w:tbl>
      <w:tblPr>
        <w:tblW w:w="3341" w:type="pct"/>
        <w:tblCellMar>
          <w:left w:w="0" w:type="dxa"/>
          <w:right w:w="0" w:type="dxa"/>
        </w:tblCellMar>
        <w:tblLook w:val="04A0" w:firstRow="1" w:lastRow="0" w:firstColumn="1" w:lastColumn="0" w:noHBand="0" w:noVBand="1"/>
        <w:tblDescription w:val="Contact information"/>
      </w:tblPr>
      <w:tblGrid>
        <w:gridCol w:w="3090"/>
        <w:gridCol w:w="9"/>
        <w:gridCol w:w="2880"/>
        <w:gridCol w:w="179"/>
      </w:tblGrid>
      <w:tr w:rsidR="00885B3F" w14:paraId="77A4F485" w14:textId="77777777" w:rsidTr="00885B3F">
        <w:tc>
          <w:tcPr>
            <w:tcW w:w="2509" w:type="pct"/>
            <w:tcBorders>
              <w:bottom w:val="single" w:sz="8" w:space="0" w:color="D9D9D9" w:themeColor="background1" w:themeShade="D9"/>
            </w:tcBorders>
            <w:shd w:val="clear" w:color="auto" w:fill="7E97AD" w:themeFill="accent1"/>
          </w:tcPr>
          <w:p w14:paraId="5444214F" w14:textId="6A4B62BA" w:rsidR="00885B3F" w:rsidRDefault="00885B3F" w:rsidP="00885B3F">
            <w:pPr>
              <w:pStyle w:val="TableReverseHeading"/>
            </w:pPr>
            <w:r>
              <w:t>AMAL George M</w:t>
            </w:r>
            <w:r>
              <w:br/>
            </w:r>
          </w:p>
        </w:tc>
        <w:tc>
          <w:tcPr>
            <w:tcW w:w="7" w:type="pct"/>
          </w:tcPr>
          <w:p w14:paraId="54BEB4E1" w14:textId="77777777" w:rsidR="00885B3F" w:rsidRDefault="00885B3F">
            <w:pPr>
              <w:pStyle w:val="TableReverseHeading"/>
            </w:pPr>
          </w:p>
        </w:tc>
        <w:tc>
          <w:tcPr>
            <w:tcW w:w="2338" w:type="pct"/>
            <w:tcBorders>
              <w:bottom w:val="single" w:sz="8" w:space="0" w:color="D9D9D9" w:themeColor="background1" w:themeShade="D9"/>
            </w:tcBorders>
            <w:shd w:val="clear" w:color="auto" w:fill="7E97AD" w:themeFill="accent1"/>
          </w:tcPr>
          <w:p w14:paraId="332E0C22" w14:textId="4ACF13FE" w:rsidR="00885B3F" w:rsidRDefault="00885B3F" w:rsidP="00885B3F">
            <w:pPr>
              <w:pStyle w:val="TableReverseHeading"/>
            </w:pPr>
            <w:r>
              <w:t>Aditya jain</w:t>
            </w:r>
            <w:r>
              <w:br/>
            </w:r>
          </w:p>
        </w:tc>
        <w:tc>
          <w:tcPr>
            <w:tcW w:w="145" w:type="pct"/>
          </w:tcPr>
          <w:p w14:paraId="08943984" w14:textId="77777777" w:rsidR="00885B3F" w:rsidRDefault="00885B3F">
            <w:pPr>
              <w:pStyle w:val="TableReverseHeading"/>
            </w:pPr>
          </w:p>
        </w:tc>
      </w:tr>
      <w:tr w:rsidR="00885B3F" w14:paraId="4F2A890A" w14:textId="77777777" w:rsidTr="00885B3F">
        <w:tc>
          <w:tcPr>
            <w:tcW w:w="2509" w:type="pct"/>
          </w:tcPr>
          <w:p w14:paraId="0E459299" w14:textId="10AFE2EC" w:rsidR="00885B3F" w:rsidRDefault="00885B3F">
            <w:pPr>
              <w:pStyle w:val="NoSpacing"/>
              <w:spacing w:before="0"/>
            </w:pPr>
            <w:r>
              <w:rPr>
                <w:noProof/>
              </w:rPr>
              <w:drawing>
                <wp:inline distT="0" distB="0" distL="0" distR="0" wp14:anchorId="46A13AF2" wp14:editId="662CF7B0">
                  <wp:extent cx="1952625" cy="1666240"/>
                  <wp:effectExtent l="0" t="0" r="9525" b="0"/>
                  <wp:docPr id="9" name="image18.png" descr="Sample person image"/>
                  <wp:cNvGraphicFramePr/>
                  <a:graphic xmlns:a="http://schemas.openxmlformats.org/drawingml/2006/main">
                    <a:graphicData uri="http://schemas.openxmlformats.org/drawingml/2006/picture">
                      <pic:pic xmlns:pic="http://schemas.openxmlformats.org/drawingml/2006/picture">
                        <pic:nvPicPr>
                          <pic:cNvPr id="0" name="image18.png" descr="Sample person image"/>
                          <pic:cNvPicPr preferRelativeResize="0"/>
                        </pic:nvPicPr>
                        <pic:blipFill>
                          <a:blip r:embed="rId39"/>
                          <a:srcRect/>
                          <a:stretch>
                            <a:fillRect/>
                          </a:stretch>
                        </pic:blipFill>
                        <pic:spPr>
                          <a:xfrm>
                            <a:off x="0" y="0"/>
                            <a:ext cx="1953298" cy="1666814"/>
                          </a:xfrm>
                          <a:prstGeom prst="rect">
                            <a:avLst/>
                          </a:prstGeom>
                          <a:ln/>
                        </pic:spPr>
                      </pic:pic>
                    </a:graphicData>
                  </a:graphic>
                </wp:inline>
              </w:drawing>
            </w:r>
          </w:p>
        </w:tc>
        <w:tc>
          <w:tcPr>
            <w:tcW w:w="7" w:type="pct"/>
          </w:tcPr>
          <w:p w14:paraId="1E15A9DC" w14:textId="77777777" w:rsidR="00885B3F" w:rsidRDefault="00885B3F">
            <w:pPr>
              <w:pStyle w:val="NoSpacing"/>
              <w:spacing w:before="0"/>
            </w:pPr>
          </w:p>
        </w:tc>
        <w:tc>
          <w:tcPr>
            <w:tcW w:w="2338" w:type="pct"/>
          </w:tcPr>
          <w:p w14:paraId="40223231" w14:textId="42CD3D8D" w:rsidR="00885B3F" w:rsidRDefault="00885B3F">
            <w:pPr>
              <w:pStyle w:val="NoSpacing"/>
              <w:spacing w:before="0"/>
            </w:pPr>
            <w:ins w:id="63" w:author="william" w:date="2015-07-31T23:19:00Z">
              <w:r>
                <w:rPr>
                  <w:noProof/>
                </w:rPr>
                <w:drawing>
                  <wp:inline distT="0" distB="0" distL="0" distR="0" wp14:anchorId="56BF112E" wp14:editId="54C4679E">
                    <wp:extent cx="1828800" cy="1685290"/>
                    <wp:effectExtent l="0" t="0" r="0" b="0"/>
                    <wp:docPr id="8" name="image17.png" descr="C:\Users\william\Desktop\jain.PNG"/>
                    <wp:cNvGraphicFramePr/>
                    <a:graphic xmlns:a="http://schemas.openxmlformats.org/drawingml/2006/main">
                      <a:graphicData uri="http://schemas.openxmlformats.org/drawingml/2006/picture">
                        <pic:pic xmlns:pic="http://schemas.openxmlformats.org/drawingml/2006/picture">
                          <pic:nvPicPr>
                            <pic:cNvPr id="0" name="image17.png" descr="C:\Users\william\Desktop\jain.PNG"/>
                            <pic:cNvPicPr preferRelativeResize="0"/>
                          </pic:nvPicPr>
                          <pic:blipFill>
                            <a:blip r:embed="rId40"/>
                            <a:srcRect/>
                            <a:stretch>
                              <a:fillRect/>
                            </a:stretch>
                          </pic:blipFill>
                          <pic:spPr>
                            <a:xfrm>
                              <a:off x="0" y="0"/>
                              <a:ext cx="1828960" cy="1685437"/>
                            </a:xfrm>
                            <a:prstGeom prst="rect">
                              <a:avLst/>
                            </a:prstGeom>
                            <a:ln/>
                          </pic:spPr>
                        </pic:pic>
                      </a:graphicData>
                    </a:graphic>
                  </wp:inline>
                </w:drawing>
              </w:r>
            </w:ins>
          </w:p>
        </w:tc>
        <w:tc>
          <w:tcPr>
            <w:tcW w:w="145" w:type="pct"/>
          </w:tcPr>
          <w:p w14:paraId="7AEC5066" w14:textId="77777777" w:rsidR="00885B3F" w:rsidRDefault="00885B3F">
            <w:pPr>
              <w:pStyle w:val="NoSpacing"/>
              <w:spacing w:before="0"/>
            </w:pPr>
          </w:p>
        </w:tc>
      </w:tr>
      <w:tr w:rsidR="00885B3F" w14:paraId="01997581" w14:textId="77777777" w:rsidTr="00885B3F">
        <w:tc>
          <w:tcPr>
            <w:tcW w:w="2509" w:type="pct"/>
          </w:tcPr>
          <w:p w14:paraId="6FEA20FB" w14:textId="77777777" w:rsidR="00885B3F" w:rsidRDefault="00885B3F" w:rsidP="00885B3F">
            <w:pPr>
              <w:spacing w:before="60" w:after="60" w:line="240" w:lineRule="auto"/>
              <w:ind w:left="144" w:right="144"/>
            </w:pPr>
            <w:r>
              <w:rPr>
                <w:b/>
              </w:rPr>
              <w:t>Tel</w:t>
            </w:r>
            <w:r>
              <w:t xml:space="preserve"> [9891050229]</w:t>
            </w:r>
          </w:p>
          <w:p w14:paraId="3F0607DE" w14:textId="040037FF" w:rsidR="00885B3F" w:rsidRDefault="00885B3F" w:rsidP="00885B3F">
            <w:pPr>
              <w:pStyle w:val="TableText"/>
            </w:pPr>
            <w:r>
              <w:t>[amalgeorgem94@gmail.com]</w:t>
            </w:r>
          </w:p>
        </w:tc>
        <w:tc>
          <w:tcPr>
            <w:tcW w:w="7" w:type="pct"/>
          </w:tcPr>
          <w:p w14:paraId="6568A417" w14:textId="77777777" w:rsidR="00885B3F" w:rsidRDefault="00885B3F">
            <w:pPr>
              <w:pStyle w:val="TableText"/>
            </w:pPr>
          </w:p>
        </w:tc>
        <w:tc>
          <w:tcPr>
            <w:tcW w:w="2338" w:type="pct"/>
          </w:tcPr>
          <w:p w14:paraId="0E8A04A9" w14:textId="77777777" w:rsidR="00885B3F" w:rsidRDefault="00885B3F" w:rsidP="00885B3F">
            <w:pPr>
              <w:spacing w:before="60" w:after="60" w:line="240" w:lineRule="auto"/>
              <w:ind w:left="144" w:right="144"/>
            </w:pPr>
            <w:r>
              <w:rPr>
                <w:b/>
              </w:rPr>
              <w:t>Tel</w:t>
            </w:r>
            <w:r>
              <w:t xml:space="preserve"> [7503292123]</w:t>
            </w:r>
          </w:p>
          <w:p w14:paraId="3632A485" w14:textId="5FE16E35" w:rsidR="00885B3F" w:rsidRDefault="00885B3F" w:rsidP="00885B3F">
            <w:pPr>
              <w:pStyle w:val="TableText"/>
            </w:pPr>
            <w:r>
              <w:t xml:space="preserve"> [adiclaws007@gmail.com]</w:t>
            </w:r>
          </w:p>
        </w:tc>
        <w:tc>
          <w:tcPr>
            <w:tcW w:w="145" w:type="pct"/>
          </w:tcPr>
          <w:p w14:paraId="4FDE460D" w14:textId="77777777" w:rsidR="00885B3F" w:rsidRDefault="00885B3F">
            <w:pPr>
              <w:pStyle w:val="TableText"/>
            </w:pPr>
          </w:p>
        </w:tc>
      </w:tr>
    </w:tbl>
    <w:p w14:paraId="773D8CA2" w14:textId="05D55E00" w:rsidR="00502667" w:rsidRDefault="00885B3F">
      <w:pPr>
        <w:pStyle w:val="Heading1"/>
        <w:pageBreakBefore w:val="0"/>
        <w:spacing w:before="960"/>
      </w:pPr>
      <w:bookmarkStart w:id="64" w:name="_Toc426677514"/>
      <w:r>
        <w:t>Club Details</w:t>
      </w:r>
      <w:bookmarkEnd w:id="64"/>
    </w:p>
    <w:p w14:paraId="0F491A97" w14:textId="3DA7066C" w:rsidR="00502667" w:rsidRDefault="00885B3F">
      <w:pPr>
        <w:pStyle w:val="CompanyInfo"/>
      </w:pPr>
      <w:r>
        <w:t>Robotics Club</w:t>
      </w:r>
    </w:p>
    <w:p w14:paraId="028DDBEA" w14:textId="55994C7D" w:rsidR="00502667" w:rsidRDefault="00885B3F">
      <w:pPr>
        <w:pStyle w:val="CompanyInfo"/>
      </w:pPr>
      <w:r>
        <w:t>IIT Delhi</w:t>
      </w:r>
    </w:p>
    <w:p w14:paraId="6919D9CE" w14:textId="77777777" w:rsidR="00885B3F" w:rsidRDefault="00885B3F" w:rsidP="00885B3F">
      <w:pPr>
        <w:pStyle w:val="CompanyInfo"/>
      </w:pPr>
      <w:proofErr w:type="spellStart"/>
      <w:r>
        <w:t>Hauz</w:t>
      </w:r>
      <w:proofErr w:type="spellEnd"/>
      <w:r>
        <w:t xml:space="preserve"> </w:t>
      </w:r>
      <w:proofErr w:type="spellStart"/>
      <w:r>
        <w:t>Khas</w:t>
      </w:r>
      <w:proofErr w:type="spellEnd"/>
      <w:r>
        <w:t xml:space="preserve"> </w:t>
      </w:r>
    </w:p>
    <w:p w14:paraId="26642FA9" w14:textId="5F24F9BE" w:rsidR="00502667" w:rsidRDefault="00885B3F" w:rsidP="00885B3F">
      <w:pPr>
        <w:pStyle w:val="CompanyInfo"/>
      </w:pPr>
      <w:hyperlink r:id="rId41" w:history="1">
        <w:r w:rsidRPr="0072074D">
          <w:rPr>
            <w:rStyle w:val="Hyperlink"/>
          </w:rPr>
          <w:t>http://roboticsclub.iitd.ac.in/</w:t>
        </w:r>
      </w:hyperlink>
    </w:p>
    <w:p w14:paraId="7D9EA08D" w14:textId="288DDE7E" w:rsidR="00885B3F" w:rsidRDefault="00885B3F" w:rsidP="00885B3F">
      <w:pPr>
        <w:pStyle w:val="CompanyInfo"/>
      </w:pPr>
      <w:r>
        <w:rPr>
          <w:noProof/>
        </w:rPr>
        <w:drawing>
          <wp:inline distT="0" distB="0" distL="0" distR="0" wp14:anchorId="659D53E6" wp14:editId="5FA88D5F">
            <wp:extent cx="964581" cy="992513"/>
            <wp:effectExtent l="0" t="0" r="0" b="0"/>
            <wp:docPr id="2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2"/>
                    <a:srcRect/>
                    <a:stretch>
                      <a:fillRect/>
                    </a:stretch>
                  </pic:blipFill>
                  <pic:spPr>
                    <a:xfrm>
                      <a:off x="0" y="0"/>
                      <a:ext cx="964581" cy="992513"/>
                    </a:xfrm>
                    <a:prstGeom prst="rect">
                      <a:avLst/>
                    </a:prstGeom>
                    <a:ln/>
                  </pic:spPr>
                </pic:pic>
              </a:graphicData>
            </a:graphic>
          </wp:inline>
        </w:drawing>
      </w:r>
    </w:p>
    <w:sectPr w:rsidR="00885B3F">
      <w:headerReference w:type="default" r:id="rId43"/>
      <w:footerReference w:type="default" r:id="rId44"/>
      <w:pgSz w:w="12240" w:h="15840" w:code="1"/>
      <w:pgMar w:top="2520" w:right="1512" w:bottom="1800" w:left="1512" w:header="108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Vaibhav Gupta" w:date="2015-08-01T12:30:00Z" w:initials="">
    <w:p w14:paraId="65CCCD73" w14:textId="77777777" w:rsidR="00E0393F" w:rsidRDefault="00E0393F" w:rsidP="00A400C4">
      <w:pPr>
        <w:widowControl w:val="0"/>
        <w:spacing w:before="0" w:after="0" w:line="240" w:lineRule="auto"/>
      </w:pPr>
      <w:r>
        <w:rPr>
          <w:rFonts w:ascii="Arial" w:eastAsia="Arial" w:hAnsi="Arial" w:cs="Arial"/>
          <w:color w:val="000000"/>
          <w:sz w:val="22"/>
          <w:szCs w:val="22"/>
        </w:rPr>
        <w:t>All pics to be centered, numbered and captioned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CCCD7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E0883" w14:textId="77777777" w:rsidR="00BB0D95" w:rsidRDefault="00BB0D95">
      <w:pPr>
        <w:spacing w:after="0" w:line="240" w:lineRule="auto"/>
      </w:pPr>
      <w:r>
        <w:separator/>
      </w:r>
    </w:p>
  </w:endnote>
  <w:endnote w:type="continuationSeparator" w:id="0">
    <w:p w14:paraId="768A4B06" w14:textId="77777777" w:rsidR="00BB0D95" w:rsidRDefault="00BB0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FDA7C" w14:textId="77777777" w:rsidR="00E0393F" w:rsidRDefault="00E0393F">
    <w:pPr>
      <w:pStyle w:val="Footer"/>
    </w:pPr>
    <w:r>
      <w:t xml:space="preserve">Page </w:t>
    </w:r>
    <w:r>
      <w:fldChar w:fldCharType="begin"/>
    </w:r>
    <w:r>
      <w:instrText xml:space="preserve"> page </w:instrText>
    </w:r>
    <w:r>
      <w:fldChar w:fldCharType="separate"/>
    </w:r>
    <w:r w:rsidR="00EB16A7">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675B7" w14:textId="77777777" w:rsidR="00BB0D95" w:rsidRDefault="00BB0D95">
      <w:pPr>
        <w:spacing w:after="0" w:line="240" w:lineRule="auto"/>
      </w:pPr>
      <w:r>
        <w:separator/>
      </w:r>
    </w:p>
  </w:footnote>
  <w:footnote w:type="continuationSeparator" w:id="0">
    <w:p w14:paraId="0F774129" w14:textId="77777777" w:rsidR="00BB0D95" w:rsidRDefault="00BB0D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E4903" w14:textId="77777777" w:rsidR="00E0393F" w:rsidRDefault="00E0393F">
    <w:pPr>
      <w:pStyle w:val="HeaderShaded"/>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0B2D0" w14:textId="77777777" w:rsidR="00E0393F" w:rsidRDefault="00E0393F">
    <w:pPr>
      <w:pStyle w:val="HeaderShaded"/>
    </w:pPr>
    <w:r>
      <w:fldChar w:fldCharType="begin"/>
    </w:r>
    <w:r>
      <w:instrText xml:space="preserve"> If </w:instrText>
    </w:r>
    <w:r>
      <w:fldChar w:fldCharType="begin"/>
    </w:r>
    <w:r>
      <w:instrText xml:space="preserve"> STYLEREF “Heading 1”</w:instrText>
    </w:r>
    <w:r>
      <w:fldChar w:fldCharType="separate"/>
    </w:r>
    <w:r w:rsidR="00EB16A7">
      <w:rPr>
        <w:noProof/>
      </w:rPr>
      <w:instrText>References and Links</w:instrText>
    </w:r>
    <w:r>
      <w:rPr>
        <w:noProof/>
      </w:rPr>
      <w:fldChar w:fldCharType="end"/>
    </w:r>
    <w:r>
      <w:instrText>&lt;&gt; “Error*” “</w:instrText>
    </w:r>
    <w:r>
      <w:fldChar w:fldCharType="begin"/>
    </w:r>
    <w:r>
      <w:instrText xml:space="preserve"> STYLEREF “Heading 1”</w:instrText>
    </w:r>
    <w:r>
      <w:fldChar w:fldCharType="separate"/>
    </w:r>
    <w:r w:rsidR="00EB16A7">
      <w:rPr>
        <w:noProof/>
      </w:rPr>
      <w:instrText>References and Links</w:instrText>
    </w:r>
    <w:r>
      <w:rPr>
        <w:noProof/>
      </w:rPr>
      <w:fldChar w:fldCharType="end"/>
    </w:r>
    <w:r>
      <w:fldChar w:fldCharType="separate"/>
    </w:r>
    <w:r w:rsidR="00EB16A7">
      <w:rPr>
        <w:noProof/>
      </w:rPr>
      <w:t>References and Links</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3C560F90"/>
    <w:lvl w:ilvl="0">
      <w:start w:val="1"/>
      <w:numFmt w:val="decimal"/>
      <w:pStyle w:val="ListNumber2"/>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27A2E76"/>
    <w:multiLevelType w:val="multilevel"/>
    <w:tmpl w:val="44F0F7D0"/>
    <w:lvl w:ilvl="0">
      <w:start w:val="1"/>
      <w:numFmt w:val="lowerLetter"/>
      <w:lvlText w:val="%1)"/>
      <w:lvlJc w:val="left"/>
      <w:pPr>
        <w:ind w:left="405" w:firstLine="45"/>
      </w:pPr>
    </w:lvl>
    <w:lvl w:ilvl="1">
      <w:start w:val="1"/>
      <w:numFmt w:val="lowerLetter"/>
      <w:lvlText w:val="%2."/>
      <w:lvlJc w:val="left"/>
      <w:pPr>
        <w:ind w:left="1125" w:firstLine="765"/>
      </w:pPr>
    </w:lvl>
    <w:lvl w:ilvl="2">
      <w:start w:val="1"/>
      <w:numFmt w:val="lowerRoman"/>
      <w:lvlText w:val="%3."/>
      <w:lvlJc w:val="right"/>
      <w:pPr>
        <w:ind w:left="1845" w:firstLine="1665"/>
      </w:pPr>
    </w:lvl>
    <w:lvl w:ilvl="3">
      <w:start w:val="1"/>
      <w:numFmt w:val="decimal"/>
      <w:lvlText w:val="%4."/>
      <w:lvlJc w:val="left"/>
      <w:pPr>
        <w:ind w:left="2565" w:firstLine="2205"/>
      </w:pPr>
    </w:lvl>
    <w:lvl w:ilvl="4">
      <w:start w:val="1"/>
      <w:numFmt w:val="lowerLetter"/>
      <w:lvlText w:val="%5."/>
      <w:lvlJc w:val="left"/>
      <w:pPr>
        <w:ind w:left="3285" w:firstLine="2925"/>
      </w:pPr>
    </w:lvl>
    <w:lvl w:ilvl="5">
      <w:start w:val="1"/>
      <w:numFmt w:val="lowerRoman"/>
      <w:lvlText w:val="%6."/>
      <w:lvlJc w:val="right"/>
      <w:pPr>
        <w:ind w:left="4005" w:firstLine="3825"/>
      </w:pPr>
    </w:lvl>
    <w:lvl w:ilvl="6">
      <w:start w:val="1"/>
      <w:numFmt w:val="decimal"/>
      <w:lvlText w:val="%7."/>
      <w:lvlJc w:val="left"/>
      <w:pPr>
        <w:ind w:left="4725" w:firstLine="4365"/>
      </w:pPr>
    </w:lvl>
    <w:lvl w:ilvl="7">
      <w:start w:val="1"/>
      <w:numFmt w:val="lowerLetter"/>
      <w:lvlText w:val="%8."/>
      <w:lvlJc w:val="left"/>
      <w:pPr>
        <w:ind w:left="5445" w:firstLine="5085"/>
      </w:pPr>
    </w:lvl>
    <w:lvl w:ilvl="8">
      <w:start w:val="1"/>
      <w:numFmt w:val="lowerRoman"/>
      <w:lvlText w:val="%9."/>
      <w:lvlJc w:val="right"/>
      <w:pPr>
        <w:ind w:left="6165" w:firstLine="5985"/>
      </w:pPr>
    </w:lvl>
  </w:abstractNum>
  <w:abstractNum w:abstractNumId="11">
    <w:nsid w:val="03B32190"/>
    <w:multiLevelType w:val="multilevel"/>
    <w:tmpl w:val="9CA4ABB8"/>
    <w:numStyleLink w:val="AnnualReport"/>
  </w:abstractNum>
  <w:abstractNum w:abstractNumId="12">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E8D3B9B"/>
    <w:multiLevelType w:val="multilevel"/>
    <w:tmpl w:val="B1FE04E4"/>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200B07F6"/>
    <w:multiLevelType w:val="hybridMultilevel"/>
    <w:tmpl w:val="10667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B541C5"/>
    <w:multiLevelType w:val="hybridMultilevel"/>
    <w:tmpl w:val="CE58B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9">
    <w:nsid w:val="368539A0"/>
    <w:multiLevelType w:val="multilevel"/>
    <w:tmpl w:val="D2964D7C"/>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36DE1537"/>
    <w:multiLevelType w:val="hybridMultilevel"/>
    <w:tmpl w:val="2392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E3522B"/>
    <w:multiLevelType w:val="hybridMultilevel"/>
    <w:tmpl w:val="EBA6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B96914"/>
    <w:multiLevelType w:val="hybridMultilevel"/>
    <w:tmpl w:val="FA92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4055453"/>
    <w:multiLevelType w:val="hybridMultilevel"/>
    <w:tmpl w:val="94DC2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E06BCE"/>
    <w:multiLevelType w:val="multilevel"/>
    <w:tmpl w:val="04BC2232"/>
    <w:lvl w:ilvl="0">
      <w:start w:val="1"/>
      <w:numFmt w:val="lowerLetter"/>
      <w:lvlText w:val="%1)"/>
      <w:lvlJc w:val="left"/>
      <w:pPr>
        <w:ind w:left="405" w:firstLine="45"/>
      </w:pPr>
    </w:lvl>
    <w:lvl w:ilvl="1">
      <w:start w:val="1"/>
      <w:numFmt w:val="lowerLetter"/>
      <w:lvlText w:val="%2."/>
      <w:lvlJc w:val="left"/>
      <w:pPr>
        <w:ind w:left="1125" w:firstLine="765"/>
      </w:pPr>
    </w:lvl>
    <w:lvl w:ilvl="2">
      <w:start w:val="1"/>
      <w:numFmt w:val="lowerRoman"/>
      <w:lvlText w:val="%3."/>
      <w:lvlJc w:val="right"/>
      <w:pPr>
        <w:ind w:left="1845" w:firstLine="1665"/>
      </w:pPr>
    </w:lvl>
    <w:lvl w:ilvl="3">
      <w:start w:val="1"/>
      <w:numFmt w:val="decimal"/>
      <w:lvlText w:val="%4."/>
      <w:lvlJc w:val="left"/>
      <w:pPr>
        <w:ind w:left="2565" w:firstLine="2205"/>
      </w:pPr>
    </w:lvl>
    <w:lvl w:ilvl="4">
      <w:start w:val="1"/>
      <w:numFmt w:val="lowerLetter"/>
      <w:lvlText w:val="%5."/>
      <w:lvlJc w:val="left"/>
      <w:pPr>
        <w:ind w:left="3285" w:firstLine="2925"/>
      </w:pPr>
    </w:lvl>
    <w:lvl w:ilvl="5">
      <w:start w:val="1"/>
      <w:numFmt w:val="lowerRoman"/>
      <w:lvlText w:val="%6."/>
      <w:lvlJc w:val="right"/>
      <w:pPr>
        <w:ind w:left="4005" w:firstLine="3825"/>
      </w:pPr>
    </w:lvl>
    <w:lvl w:ilvl="6">
      <w:start w:val="1"/>
      <w:numFmt w:val="decimal"/>
      <w:lvlText w:val="%7."/>
      <w:lvlJc w:val="left"/>
      <w:pPr>
        <w:ind w:left="4725" w:firstLine="4365"/>
      </w:pPr>
    </w:lvl>
    <w:lvl w:ilvl="7">
      <w:start w:val="1"/>
      <w:numFmt w:val="lowerLetter"/>
      <w:lvlText w:val="%8."/>
      <w:lvlJc w:val="left"/>
      <w:pPr>
        <w:ind w:left="5445" w:firstLine="5085"/>
      </w:pPr>
    </w:lvl>
    <w:lvl w:ilvl="8">
      <w:start w:val="1"/>
      <w:numFmt w:val="lowerRoman"/>
      <w:lvlText w:val="%9."/>
      <w:lvlJc w:val="right"/>
      <w:pPr>
        <w:ind w:left="6165" w:firstLine="5985"/>
      </w:pPr>
    </w:lvl>
  </w:abstractNum>
  <w:abstractNum w:abstractNumId="26">
    <w:nsid w:val="7B4F5DEB"/>
    <w:multiLevelType w:val="multilevel"/>
    <w:tmpl w:val="860AA49A"/>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5"/>
  </w:num>
  <w:num w:numId="16">
    <w:abstractNumId w:val="23"/>
  </w:num>
  <w:num w:numId="17">
    <w:abstractNumId w:val="12"/>
  </w:num>
  <w:num w:numId="18">
    <w:abstractNumId w:val="11"/>
  </w:num>
  <w:num w:numId="19">
    <w:abstractNumId w:val="18"/>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6"/>
  </w:num>
  <w:num w:numId="25">
    <w:abstractNumId w:val="21"/>
  </w:num>
  <w:num w:numId="26">
    <w:abstractNumId w:val="24"/>
  </w:num>
  <w:num w:numId="27">
    <w:abstractNumId w:val="26"/>
  </w:num>
  <w:num w:numId="28">
    <w:abstractNumId w:val="13"/>
  </w:num>
  <w:num w:numId="29">
    <w:abstractNumId w:val="10"/>
  </w:num>
  <w:num w:numId="30">
    <w:abstractNumId w:val="19"/>
  </w:num>
  <w:num w:numId="31">
    <w:abstractNumId w:val="25"/>
  </w:num>
  <w:num w:numId="32">
    <w:abstractNumId w:val="20"/>
  </w:num>
  <w:num w:numId="33">
    <w:abstractNumId w:val="22"/>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9CC"/>
    <w:rsid w:val="00084E23"/>
    <w:rsid w:val="001752AD"/>
    <w:rsid w:val="001C7AD2"/>
    <w:rsid w:val="001D2E09"/>
    <w:rsid w:val="0023722C"/>
    <w:rsid w:val="0026522E"/>
    <w:rsid w:val="002E71C3"/>
    <w:rsid w:val="003052AD"/>
    <w:rsid w:val="0032136E"/>
    <w:rsid w:val="003312DF"/>
    <w:rsid w:val="00361B98"/>
    <w:rsid w:val="00456541"/>
    <w:rsid w:val="004D2F24"/>
    <w:rsid w:val="004F66AF"/>
    <w:rsid w:val="00502667"/>
    <w:rsid w:val="0072051B"/>
    <w:rsid w:val="00773CFC"/>
    <w:rsid w:val="00877157"/>
    <w:rsid w:val="00885B3F"/>
    <w:rsid w:val="008A6DF2"/>
    <w:rsid w:val="008E1240"/>
    <w:rsid w:val="00966CBC"/>
    <w:rsid w:val="009749CC"/>
    <w:rsid w:val="00A116CD"/>
    <w:rsid w:val="00A400C4"/>
    <w:rsid w:val="00B12524"/>
    <w:rsid w:val="00BB0D95"/>
    <w:rsid w:val="00BD5613"/>
    <w:rsid w:val="00C21C09"/>
    <w:rsid w:val="00C326BF"/>
    <w:rsid w:val="00D24734"/>
    <w:rsid w:val="00D364F6"/>
    <w:rsid w:val="00D46C05"/>
    <w:rsid w:val="00D72B90"/>
    <w:rsid w:val="00E0240F"/>
    <w:rsid w:val="00E0393F"/>
    <w:rsid w:val="00E872E5"/>
    <w:rsid w:val="00EB16A7"/>
    <w:rsid w:val="00EB47F6"/>
    <w:rsid w:val="00F4251E"/>
    <w:rsid w:val="00FA4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DDAEC"/>
  <w15:docId w15:val="{4CF513D2-F01A-47BE-A799-2D4E88D74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9"/>
    <w:qFormat/>
    <w:pPr>
      <w:pageBreakBefore/>
      <w:spacing w:before="0" w:after="360" w:line="240" w:lineRule="auto"/>
      <w:outlineLvl w:val="0"/>
    </w:pPr>
    <w:rPr>
      <w:sz w:val="36"/>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9"/>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1376463685">
      <w:bodyDiv w:val="1"/>
      <w:marLeft w:val="0"/>
      <w:marRight w:val="0"/>
      <w:marTop w:val="0"/>
      <w:marBottom w:val="0"/>
      <w:divBdr>
        <w:top w:val="none" w:sz="0" w:space="0" w:color="auto"/>
        <w:left w:val="none" w:sz="0" w:space="0" w:color="auto"/>
        <w:bottom w:val="none" w:sz="0" w:space="0" w:color="auto"/>
        <w:right w:val="none" w:sz="0" w:space="0" w:color="auto"/>
      </w:divBdr>
    </w:div>
    <w:div w:id="1641112574">
      <w:bodyDiv w:val="1"/>
      <w:marLeft w:val="0"/>
      <w:marRight w:val="0"/>
      <w:marTop w:val="0"/>
      <w:marBottom w:val="0"/>
      <w:divBdr>
        <w:top w:val="none" w:sz="0" w:space="0" w:color="auto"/>
        <w:left w:val="none" w:sz="0" w:space="0" w:color="auto"/>
        <w:bottom w:val="none" w:sz="0" w:space="0" w:color="auto"/>
        <w:right w:val="none" w:sz="0" w:space="0" w:color="auto"/>
      </w:divBdr>
    </w:div>
    <w:div w:id="200188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diagramQuickStyle" Target="diagrams/quickStyle2.xml"/><Relationship Id="rId39" Type="http://schemas.openxmlformats.org/officeDocument/2006/relationships/image" Target="media/image9.png"/><Relationship Id="rId21" Type="http://schemas.openxmlformats.org/officeDocument/2006/relationships/diagramQuickStyle" Target="diagrams/quickStyle1.xml"/><Relationship Id="rId34" Type="http://schemas.openxmlformats.org/officeDocument/2006/relationships/hyperlink" Target="http://www.maxonmotor.in/maxon/view/content/service-academy-motor" TargetMode="External"/><Relationship Id="rId42" Type="http://schemas.openxmlformats.org/officeDocument/2006/relationships/image" Target="media/image11.jp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diagramData" Target="diagrams/data2.xml"/><Relationship Id="rId32" Type="http://schemas.openxmlformats.org/officeDocument/2006/relationships/hyperlink" Target="https://drive.google.com/open?id=0B_S6i9Hp1KFrTW82cGV3RzdPU00" TargetMode="External"/><Relationship Id="rId37" Type="http://schemas.openxmlformats.org/officeDocument/2006/relationships/hyperlink" Target="https://drive.google.com/open?id=0B6cP_7k6QlzGYW5meVJWVWJpVTA" TargetMode="Externa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hyperlink" Target="https://drive.google.com/drive/folders/0B6cP_7k6QlzGfkRBcXFheXdOYmVPbW5SbXFYdjlaYzJzeUpBVHFmbWFRVHdGbE1lLU1DY2c" TargetMode="External"/><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7.png"/><Relationship Id="rId35" Type="http://schemas.openxmlformats.org/officeDocument/2006/relationships/hyperlink" Target="https://drive.google.com/open?id=0B6cP_7k6QlzGfjNrTEF4eU0yOWtUa2xaeHYxRDNtMTNIcTNHclBPZW84d2xabUFWTVhsY0E"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diagramLayout" Target="diagrams/layout2.xml"/><Relationship Id="rId33" Type="http://schemas.openxmlformats.org/officeDocument/2006/relationships/hyperlink" Target="https://learn.sparkfun.com/tutorials/pulse-width-modulation" TargetMode="External"/><Relationship Id="rId38" Type="http://schemas.openxmlformats.org/officeDocument/2006/relationships/hyperlink" Target="https://drive.google.com/open?id=0B6cP_7k6QlzGflBjU00ybEU0XzFmcDJvVU16ZWx0MnVGamZ5MmItZnVsZTdkaHctS0wwdDg" TargetMode="External"/><Relationship Id="rId46" Type="http://schemas.openxmlformats.org/officeDocument/2006/relationships/glossaryDocument" Target="glossary/document.xml"/><Relationship Id="rId20" Type="http://schemas.openxmlformats.org/officeDocument/2006/relationships/diagramLayout" Target="diagrams/layout1.xml"/><Relationship Id="rId41" Type="http://schemas.openxmlformats.org/officeDocument/2006/relationships/hyperlink" Target="http://roboticsclub.iitd.ac.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an\AppData\Roaming\Microsoft\Templates\Annual%20report%20with%20cover%20photo%20(Timeless%20design).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A12169-AC0E-46BC-8145-9125BE8C5293}" type="doc">
      <dgm:prSet loTypeId="urn:microsoft.com/office/officeart/2005/8/layout/hProcess4" loCatId="process" qsTypeId="urn:microsoft.com/office/officeart/2005/8/quickstyle/simple3" qsCatId="simple" csTypeId="urn:microsoft.com/office/officeart/2005/8/colors/accent1_2" csCatId="accent1" phldr="1"/>
      <dgm:spPr/>
      <dgm:t>
        <a:bodyPr/>
        <a:lstStyle/>
        <a:p>
          <a:endParaRPr lang="en-US"/>
        </a:p>
      </dgm:t>
    </dgm:pt>
    <dgm:pt modelId="{EA2CBD77-47C0-4FAA-BE7D-93A64ECEB1C1}">
      <dgm:prSet phldrT="[Text]"/>
      <dgm:spPr/>
      <dgm:t>
        <a:bodyPr/>
        <a:lstStyle/>
        <a:p>
          <a:r>
            <a:rPr lang="en-US"/>
            <a:t>Initilization</a:t>
          </a:r>
        </a:p>
      </dgm:t>
    </dgm:pt>
    <dgm:pt modelId="{7AE0A151-8A47-4DEA-8D1A-26E3C49FD8B6}" type="parTrans" cxnId="{E16D1025-B7FF-46FC-9360-F70D8D228325}">
      <dgm:prSet/>
      <dgm:spPr/>
      <dgm:t>
        <a:bodyPr/>
        <a:lstStyle/>
        <a:p>
          <a:endParaRPr lang="en-US"/>
        </a:p>
      </dgm:t>
    </dgm:pt>
    <dgm:pt modelId="{3DADE64B-F63D-48F1-A2E1-3412510B7F5F}" type="sibTrans" cxnId="{E16D1025-B7FF-46FC-9360-F70D8D228325}">
      <dgm:prSet/>
      <dgm:spPr/>
      <dgm:t>
        <a:bodyPr/>
        <a:lstStyle/>
        <a:p>
          <a:endParaRPr lang="en-US"/>
        </a:p>
      </dgm:t>
    </dgm:pt>
    <dgm:pt modelId="{3952E3C1-6A74-4D86-BA01-8454E7E1D137}">
      <dgm:prSet phldrT="[Text]"/>
      <dgm:spPr/>
      <dgm:t>
        <a:bodyPr/>
        <a:lstStyle/>
        <a:p>
          <a:r>
            <a:rPr lang="en-US"/>
            <a:t>Change Speed</a:t>
          </a:r>
        </a:p>
      </dgm:t>
    </dgm:pt>
    <dgm:pt modelId="{00A63EFD-2746-4B7D-A61D-625C7A044E4C}" type="parTrans" cxnId="{D5E3BC35-3065-40EA-A6B7-095108B1D132}">
      <dgm:prSet/>
      <dgm:spPr/>
      <dgm:t>
        <a:bodyPr/>
        <a:lstStyle/>
        <a:p>
          <a:endParaRPr lang="en-US"/>
        </a:p>
      </dgm:t>
    </dgm:pt>
    <dgm:pt modelId="{0983D9A4-F2DE-4D95-AAE0-016A27093CDE}" type="sibTrans" cxnId="{D5E3BC35-3065-40EA-A6B7-095108B1D132}">
      <dgm:prSet/>
      <dgm:spPr/>
      <dgm:t>
        <a:bodyPr/>
        <a:lstStyle/>
        <a:p>
          <a:endParaRPr lang="en-US"/>
        </a:p>
      </dgm:t>
    </dgm:pt>
    <dgm:pt modelId="{D04D9054-57D4-4083-B7F3-BCD36669026F}">
      <dgm:prSet phldrT="[Text]"/>
      <dgm:spPr/>
      <dgm:t>
        <a:bodyPr/>
        <a:lstStyle/>
        <a:p>
          <a:r>
            <a:rPr lang="en-US"/>
            <a:t>PWM updation</a:t>
          </a:r>
        </a:p>
      </dgm:t>
    </dgm:pt>
    <dgm:pt modelId="{BCBBB6EB-D9B7-4ECF-8C9A-0EB2195EA263}" type="parTrans" cxnId="{78748E68-1208-4FAA-8E98-9A862807D331}">
      <dgm:prSet/>
      <dgm:spPr/>
      <dgm:t>
        <a:bodyPr/>
        <a:lstStyle/>
        <a:p>
          <a:endParaRPr lang="en-US"/>
        </a:p>
      </dgm:t>
    </dgm:pt>
    <dgm:pt modelId="{941E1388-E2E7-4ADD-AE98-F1B4EF060357}" type="sibTrans" cxnId="{78748E68-1208-4FAA-8E98-9A862807D331}">
      <dgm:prSet/>
      <dgm:spPr/>
      <dgm:t>
        <a:bodyPr/>
        <a:lstStyle/>
        <a:p>
          <a:endParaRPr lang="en-US"/>
        </a:p>
      </dgm:t>
    </dgm:pt>
    <dgm:pt modelId="{1A9AB54E-3F5E-4E2E-A449-D6E5B4BEADBC}">
      <dgm:prSet/>
      <dgm:spPr/>
      <dgm:t>
        <a:bodyPr/>
        <a:lstStyle/>
        <a:p>
          <a:r>
            <a:rPr lang="en-US"/>
            <a:t>Ramping type</a:t>
          </a:r>
        </a:p>
      </dgm:t>
    </dgm:pt>
    <dgm:pt modelId="{C12DD1CE-2BF1-4283-955F-D1C805F3C8D4}" type="parTrans" cxnId="{07B836D4-A6A7-4DB7-822A-F50B33E74F5B}">
      <dgm:prSet/>
      <dgm:spPr/>
      <dgm:t>
        <a:bodyPr/>
        <a:lstStyle/>
        <a:p>
          <a:endParaRPr lang="en-US"/>
        </a:p>
      </dgm:t>
    </dgm:pt>
    <dgm:pt modelId="{4BDC78B5-5653-4773-B584-EF4AC0D1C140}" type="sibTrans" cxnId="{07B836D4-A6A7-4DB7-822A-F50B33E74F5B}">
      <dgm:prSet/>
      <dgm:spPr/>
      <dgm:t>
        <a:bodyPr/>
        <a:lstStyle/>
        <a:p>
          <a:endParaRPr lang="en-US"/>
        </a:p>
      </dgm:t>
    </dgm:pt>
    <dgm:pt modelId="{FD5ACE61-180C-4463-BEDF-7561A6377D73}">
      <dgm:prSet/>
      <dgm:spPr/>
      <dgm:t>
        <a:bodyPr/>
        <a:lstStyle/>
        <a:p>
          <a:r>
            <a:rPr lang="en-US"/>
            <a:t>Independent Variable (time/distance)</a:t>
          </a:r>
        </a:p>
      </dgm:t>
    </dgm:pt>
    <dgm:pt modelId="{FB13736A-63D1-410C-96E2-8CF248A5450A}" type="parTrans" cxnId="{27D2F44C-1E40-4DD6-9AE7-D3499A192EFD}">
      <dgm:prSet/>
      <dgm:spPr/>
      <dgm:t>
        <a:bodyPr/>
        <a:lstStyle/>
        <a:p>
          <a:endParaRPr lang="en-US"/>
        </a:p>
      </dgm:t>
    </dgm:pt>
    <dgm:pt modelId="{74932AED-C488-46D7-AD4E-B614EB5F3849}" type="sibTrans" cxnId="{27D2F44C-1E40-4DD6-9AE7-D3499A192EFD}">
      <dgm:prSet/>
      <dgm:spPr/>
      <dgm:t>
        <a:bodyPr/>
        <a:lstStyle/>
        <a:p>
          <a:endParaRPr lang="en-US"/>
        </a:p>
      </dgm:t>
    </dgm:pt>
    <dgm:pt modelId="{D4BBBCC6-CDCB-4737-B68C-09FAF9F745FC}">
      <dgm:prSet/>
      <dgm:spPr/>
      <dgm:t>
        <a:bodyPr/>
        <a:lstStyle/>
        <a:p>
          <a:r>
            <a:rPr lang="en-US"/>
            <a:t>Range of PWM</a:t>
          </a:r>
        </a:p>
      </dgm:t>
    </dgm:pt>
    <dgm:pt modelId="{50B19600-7783-440C-A024-2EDB642A7C5D}" type="parTrans" cxnId="{C96108C0-510C-4210-A903-BBE8A6CE1B38}">
      <dgm:prSet/>
      <dgm:spPr/>
      <dgm:t>
        <a:bodyPr/>
        <a:lstStyle/>
        <a:p>
          <a:endParaRPr lang="en-US"/>
        </a:p>
      </dgm:t>
    </dgm:pt>
    <dgm:pt modelId="{AAF25695-A24A-451B-8DD8-19C7EB203B47}" type="sibTrans" cxnId="{C96108C0-510C-4210-A903-BBE8A6CE1B38}">
      <dgm:prSet/>
      <dgm:spPr/>
      <dgm:t>
        <a:bodyPr/>
        <a:lstStyle/>
        <a:p>
          <a:endParaRPr lang="en-US"/>
        </a:p>
      </dgm:t>
    </dgm:pt>
    <dgm:pt modelId="{3A1C96B0-8960-483F-8FB5-2D4C4DA28162}">
      <dgm:prSet/>
      <dgm:spPr/>
      <dgm:t>
        <a:bodyPr/>
        <a:lstStyle/>
        <a:p>
          <a:endParaRPr lang="en-US"/>
        </a:p>
      </dgm:t>
    </dgm:pt>
    <dgm:pt modelId="{B24C8E74-FD1C-4241-A8AE-71A27E96E77A}" type="parTrans" cxnId="{5912FDA4-80F0-4CDF-A01C-7D99F0B02371}">
      <dgm:prSet/>
      <dgm:spPr/>
      <dgm:t>
        <a:bodyPr/>
        <a:lstStyle/>
        <a:p>
          <a:endParaRPr lang="en-US"/>
        </a:p>
      </dgm:t>
    </dgm:pt>
    <dgm:pt modelId="{077406D1-9841-4310-8698-F48B2902DACD}" type="sibTrans" cxnId="{5912FDA4-80F0-4CDF-A01C-7D99F0B02371}">
      <dgm:prSet/>
      <dgm:spPr/>
      <dgm:t>
        <a:bodyPr/>
        <a:lstStyle/>
        <a:p>
          <a:endParaRPr lang="en-US"/>
        </a:p>
      </dgm:t>
    </dgm:pt>
    <dgm:pt modelId="{13C92A11-0309-422F-AA89-94116191EE9B}">
      <dgm:prSet/>
      <dgm:spPr/>
      <dgm:t>
        <a:bodyPr/>
        <a:lstStyle/>
        <a:p>
          <a:r>
            <a:rPr lang="en-US"/>
            <a:t>Stores current PWM, final PWM</a:t>
          </a:r>
        </a:p>
      </dgm:t>
    </dgm:pt>
    <dgm:pt modelId="{66E35136-90E3-4942-BE8D-A6154A5BB944}" type="parTrans" cxnId="{384C9A84-CFFE-4695-82DE-25D1AE0E6EF3}">
      <dgm:prSet/>
      <dgm:spPr/>
      <dgm:t>
        <a:bodyPr/>
        <a:lstStyle/>
        <a:p>
          <a:endParaRPr lang="en-US"/>
        </a:p>
      </dgm:t>
    </dgm:pt>
    <dgm:pt modelId="{42E4DDA3-C717-4B60-99CD-2922CB77F8BB}" type="sibTrans" cxnId="{384C9A84-CFFE-4695-82DE-25D1AE0E6EF3}">
      <dgm:prSet/>
      <dgm:spPr/>
      <dgm:t>
        <a:bodyPr/>
        <a:lstStyle/>
        <a:p>
          <a:endParaRPr lang="en-US"/>
        </a:p>
      </dgm:t>
    </dgm:pt>
    <dgm:pt modelId="{170F25B2-FACE-42C2-98F9-CA1E2B9E9FE5}">
      <dgm:prSet/>
      <dgm:spPr/>
      <dgm:t>
        <a:bodyPr/>
        <a:lstStyle/>
        <a:p>
          <a:r>
            <a:rPr lang="en-US"/>
            <a:t>Finds termination condition</a:t>
          </a:r>
        </a:p>
      </dgm:t>
    </dgm:pt>
    <dgm:pt modelId="{C7795518-1C32-4BAF-84EB-CC14A36C6EC3}" type="parTrans" cxnId="{5020535A-29C1-47D0-8F23-51BCB64FCB73}">
      <dgm:prSet/>
      <dgm:spPr/>
      <dgm:t>
        <a:bodyPr/>
        <a:lstStyle/>
        <a:p>
          <a:endParaRPr lang="en-US"/>
        </a:p>
      </dgm:t>
    </dgm:pt>
    <dgm:pt modelId="{27444B1F-9971-4AEF-9017-2463A62B5273}" type="sibTrans" cxnId="{5020535A-29C1-47D0-8F23-51BCB64FCB73}">
      <dgm:prSet/>
      <dgm:spPr/>
      <dgm:t>
        <a:bodyPr/>
        <a:lstStyle/>
        <a:p>
          <a:endParaRPr lang="en-US"/>
        </a:p>
      </dgm:t>
    </dgm:pt>
    <dgm:pt modelId="{F4EE417A-AB37-4908-9F4A-C995D854483F}">
      <dgm:prSet/>
      <dgm:spPr/>
      <dgm:t>
        <a:bodyPr/>
        <a:lstStyle/>
        <a:p>
          <a:endParaRPr lang="en-US"/>
        </a:p>
      </dgm:t>
    </dgm:pt>
    <dgm:pt modelId="{E01A1DBF-5991-48AD-859F-B32B83DE18F9}" type="parTrans" cxnId="{41C04DCB-6010-4184-BA12-07D325301737}">
      <dgm:prSet/>
      <dgm:spPr/>
      <dgm:t>
        <a:bodyPr/>
        <a:lstStyle/>
        <a:p>
          <a:endParaRPr lang="en-US"/>
        </a:p>
      </dgm:t>
    </dgm:pt>
    <dgm:pt modelId="{781FF727-64C3-4DD7-A400-13D2E833C4CA}" type="sibTrans" cxnId="{41C04DCB-6010-4184-BA12-07D325301737}">
      <dgm:prSet/>
      <dgm:spPr/>
      <dgm:t>
        <a:bodyPr/>
        <a:lstStyle/>
        <a:p>
          <a:endParaRPr lang="en-US"/>
        </a:p>
      </dgm:t>
    </dgm:pt>
    <dgm:pt modelId="{BB573A9D-3008-4EB7-B0EA-A425ACE661A2}">
      <dgm:prSet/>
      <dgm:spPr/>
      <dgm:t>
        <a:bodyPr/>
        <a:lstStyle/>
        <a:p>
          <a:endParaRPr lang="en-US"/>
        </a:p>
      </dgm:t>
    </dgm:pt>
    <dgm:pt modelId="{42D0A26A-9B77-4208-A555-A4F6762E94A2}" type="parTrans" cxnId="{DA6AA847-939D-4111-9986-66E4A8B0DABB}">
      <dgm:prSet/>
      <dgm:spPr/>
      <dgm:t>
        <a:bodyPr/>
        <a:lstStyle/>
        <a:p>
          <a:endParaRPr lang="en-US"/>
        </a:p>
      </dgm:t>
    </dgm:pt>
    <dgm:pt modelId="{9055C152-986B-4FAA-B7D4-93001D80D4A0}" type="sibTrans" cxnId="{DA6AA847-939D-4111-9986-66E4A8B0DABB}">
      <dgm:prSet/>
      <dgm:spPr/>
      <dgm:t>
        <a:bodyPr/>
        <a:lstStyle/>
        <a:p>
          <a:endParaRPr lang="en-US"/>
        </a:p>
      </dgm:t>
    </dgm:pt>
    <dgm:pt modelId="{EF4402A5-7228-4A89-80CD-CC1ECF68FFDA}">
      <dgm:prSet/>
      <dgm:spPr/>
      <dgm:t>
        <a:bodyPr/>
        <a:lstStyle/>
        <a:p>
          <a:r>
            <a:rPr lang="en-US"/>
            <a:t>Sets Ramping TRUE</a:t>
          </a:r>
        </a:p>
      </dgm:t>
    </dgm:pt>
    <dgm:pt modelId="{01275A52-3CB2-4D56-85D6-B41E93C1630B}" type="parTrans" cxnId="{2B249392-372E-43C3-BC10-2D51FD02D603}">
      <dgm:prSet/>
      <dgm:spPr/>
      <dgm:t>
        <a:bodyPr/>
        <a:lstStyle/>
        <a:p>
          <a:endParaRPr lang="en-US"/>
        </a:p>
      </dgm:t>
    </dgm:pt>
    <dgm:pt modelId="{35409482-9641-4687-8ABF-3FFCA6D4AE02}" type="sibTrans" cxnId="{2B249392-372E-43C3-BC10-2D51FD02D603}">
      <dgm:prSet/>
      <dgm:spPr/>
      <dgm:t>
        <a:bodyPr/>
        <a:lstStyle/>
        <a:p>
          <a:endParaRPr lang="en-US"/>
        </a:p>
      </dgm:t>
    </dgm:pt>
    <dgm:pt modelId="{C4EB4579-3454-4301-A21E-25915B5938A8}">
      <dgm:prSet custT="1"/>
      <dgm:spPr/>
      <dgm:t>
        <a:bodyPr/>
        <a:lstStyle/>
        <a:p>
          <a:r>
            <a:rPr lang="en-US" sz="1100"/>
            <a:t>If Ramping TRUE</a:t>
          </a:r>
        </a:p>
      </dgm:t>
    </dgm:pt>
    <dgm:pt modelId="{4CDE8E80-941A-44B0-89E4-BA35B907E557}" type="parTrans" cxnId="{A37F6854-33E8-4DAD-867B-8E24E80AE70E}">
      <dgm:prSet/>
      <dgm:spPr/>
      <dgm:t>
        <a:bodyPr/>
        <a:lstStyle/>
        <a:p>
          <a:endParaRPr lang="en-US"/>
        </a:p>
      </dgm:t>
    </dgm:pt>
    <dgm:pt modelId="{9625D461-8640-4978-A085-05722420B29A}" type="sibTrans" cxnId="{A37F6854-33E8-4DAD-867B-8E24E80AE70E}">
      <dgm:prSet/>
      <dgm:spPr/>
      <dgm:t>
        <a:bodyPr/>
        <a:lstStyle/>
        <a:p>
          <a:endParaRPr lang="en-US"/>
        </a:p>
      </dgm:t>
    </dgm:pt>
    <dgm:pt modelId="{A1F30695-B2F9-417D-8677-476730F7A218}">
      <dgm:prSet custT="1"/>
      <dgm:spPr/>
      <dgm:t>
        <a:bodyPr/>
        <a:lstStyle/>
        <a:p>
          <a:r>
            <a:rPr lang="en-US" sz="1100"/>
            <a:t>Finds PWM wrt independent Variable</a:t>
          </a:r>
        </a:p>
      </dgm:t>
    </dgm:pt>
    <dgm:pt modelId="{08FB01F3-9B0C-4689-B4A1-4D16C8CB3C38}" type="parTrans" cxnId="{DD58DA53-06A1-40FA-850F-C85900B10523}">
      <dgm:prSet/>
      <dgm:spPr/>
      <dgm:t>
        <a:bodyPr/>
        <a:lstStyle/>
        <a:p>
          <a:endParaRPr lang="en-US"/>
        </a:p>
      </dgm:t>
    </dgm:pt>
    <dgm:pt modelId="{A2EE7CB9-27C7-4DBE-96FE-C7067A65477B}" type="sibTrans" cxnId="{DD58DA53-06A1-40FA-850F-C85900B10523}">
      <dgm:prSet/>
      <dgm:spPr/>
      <dgm:t>
        <a:bodyPr/>
        <a:lstStyle/>
        <a:p>
          <a:endParaRPr lang="en-US"/>
        </a:p>
      </dgm:t>
    </dgm:pt>
    <dgm:pt modelId="{A29840BF-3AB9-477C-A3DC-EBBA70575427}">
      <dgm:prSet custT="1"/>
      <dgm:spPr/>
      <dgm:t>
        <a:bodyPr/>
        <a:lstStyle/>
        <a:p>
          <a:r>
            <a:rPr lang="en-US" sz="1100"/>
            <a:t>Updates PWM variable</a:t>
          </a:r>
        </a:p>
      </dgm:t>
    </dgm:pt>
    <dgm:pt modelId="{D263355A-7279-4DF0-999A-BA78372F955A}" type="parTrans" cxnId="{400E919D-C4EB-4D4E-BFF2-EAF093323CE7}">
      <dgm:prSet/>
      <dgm:spPr/>
      <dgm:t>
        <a:bodyPr/>
        <a:lstStyle/>
        <a:p>
          <a:endParaRPr lang="en-US"/>
        </a:p>
      </dgm:t>
    </dgm:pt>
    <dgm:pt modelId="{D5DA26AF-544E-4E46-B28C-DDE55ED8EE15}" type="sibTrans" cxnId="{400E919D-C4EB-4D4E-BFF2-EAF093323CE7}">
      <dgm:prSet/>
      <dgm:spPr/>
      <dgm:t>
        <a:bodyPr/>
        <a:lstStyle/>
        <a:p>
          <a:endParaRPr lang="en-US"/>
        </a:p>
      </dgm:t>
    </dgm:pt>
    <dgm:pt modelId="{E0DF25A1-0E2F-4C53-A7D8-6518D4621BFA}">
      <dgm:prSet custT="1"/>
      <dgm:spPr/>
      <dgm:t>
        <a:bodyPr/>
        <a:lstStyle/>
        <a:p>
          <a:r>
            <a:rPr lang="en-US" sz="1100"/>
            <a:t>If  (termination condition ==TRUE ) PWM= final PWM, Ramping=False</a:t>
          </a:r>
        </a:p>
      </dgm:t>
    </dgm:pt>
    <dgm:pt modelId="{1E0F4CF1-6B7D-4512-BF40-7777224C7969}" type="parTrans" cxnId="{CB5DED93-A0B9-4F8B-A3DC-50FF2575332F}">
      <dgm:prSet/>
      <dgm:spPr/>
      <dgm:t>
        <a:bodyPr/>
        <a:lstStyle/>
        <a:p>
          <a:endParaRPr lang="en-US"/>
        </a:p>
      </dgm:t>
    </dgm:pt>
    <dgm:pt modelId="{A112E72F-57F1-4B37-A52C-6E669DEBB519}" type="sibTrans" cxnId="{CB5DED93-A0B9-4F8B-A3DC-50FF2575332F}">
      <dgm:prSet/>
      <dgm:spPr/>
      <dgm:t>
        <a:bodyPr/>
        <a:lstStyle/>
        <a:p>
          <a:endParaRPr lang="en-US"/>
        </a:p>
      </dgm:t>
    </dgm:pt>
    <dgm:pt modelId="{43EE5931-17D8-4FD5-92FB-75409CFE1C72}">
      <dgm:prSet/>
      <dgm:spPr/>
      <dgm:t>
        <a:bodyPr/>
        <a:lstStyle/>
        <a:p>
          <a:endParaRPr lang="en-US"/>
        </a:p>
      </dgm:t>
    </dgm:pt>
    <dgm:pt modelId="{A98362E8-1736-445C-AF9C-F9D3E4E96CA5}" type="parTrans" cxnId="{9847F366-9E61-44F3-8CA3-D469AE2E0454}">
      <dgm:prSet/>
      <dgm:spPr/>
      <dgm:t>
        <a:bodyPr/>
        <a:lstStyle/>
        <a:p>
          <a:endParaRPr lang="en-US"/>
        </a:p>
      </dgm:t>
    </dgm:pt>
    <dgm:pt modelId="{33E3FEEC-E1BE-4B91-8757-AAB6968A6F7C}" type="sibTrans" cxnId="{9847F366-9E61-44F3-8CA3-D469AE2E0454}">
      <dgm:prSet/>
      <dgm:spPr/>
      <dgm:t>
        <a:bodyPr/>
        <a:lstStyle/>
        <a:p>
          <a:endParaRPr lang="en-US"/>
        </a:p>
      </dgm:t>
    </dgm:pt>
    <dgm:pt modelId="{47122F3D-B1B6-4161-BC8C-DBD7082302EC}" type="pres">
      <dgm:prSet presAssocID="{A9A12169-AC0E-46BC-8145-9125BE8C5293}" presName="Name0" presStyleCnt="0">
        <dgm:presLayoutVars>
          <dgm:dir/>
          <dgm:animLvl val="lvl"/>
          <dgm:resizeHandles val="exact"/>
        </dgm:presLayoutVars>
      </dgm:prSet>
      <dgm:spPr/>
    </dgm:pt>
    <dgm:pt modelId="{9B22B047-10E6-44DC-9293-4F283D096757}" type="pres">
      <dgm:prSet presAssocID="{A9A12169-AC0E-46BC-8145-9125BE8C5293}" presName="tSp" presStyleCnt="0"/>
      <dgm:spPr/>
    </dgm:pt>
    <dgm:pt modelId="{8A25C1F1-52BE-4B62-9D05-72C636A72F93}" type="pres">
      <dgm:prSet presAssocID="{A9A12169-AC0E-46BC-8145-9125BE8C5293}" presName="bSp" presStyleCnt="0"/>
      <dgm:spPr/>
    </dgm:pt>
    <dgm:pt modelId="{2CC0CC98-C141-4EA6-B1DA-741CD5D3E054}" type="pres">
      <dgm:prSet presAssocID="{A9A12169-AC0E-46BC-8145-9125BE8C5293}" presName="process" presStyleCnt="0"/>
      <dgm:spPr/>
    </dgm:pt>
    <dgm:pt modelId="{40D8C484-4A0B-415F-BABC-118756960390}" type="pres">
      <dgm:prSet presAssocID="{EA2CBD77-47C0-4FAA-BE7D-93A64ECEB1C1}" presName="composite1" presStyleCnt="0"/>
      <dgm:spPr/>
    </dgm:pt>
    <dgm:pt modelId="{D513B29E-BC04-412C-936E-377F884195FB}" type="pres">
      <dgm:prSet presAssocID="{EA2CBD77-47C0-4FAA-BE7D-93A64ECEB1C1}" presName="dummyNode1" presStyleLbl="node1" presStyleIdx="0" presStyleCnt="3"/>
      <dgm:spPr/>
    </dgm:pt>
    <dgm:pt modelId="{694583ED-42C6-4E56-A102-9B5FBB802B7E}" type="pres">
      <dgm:prSet presAssocID="{EA2CBD77-47C0-4FAA-BE7D-93A64ECEB1C1}" presName="childNode1" presStyleLbl="bgAcc1" presStyleIdx="0" presStyleCnt="3" custScaleX="129538" custScaleY="125022">
        <dgm:presLayoutVars>
          <dgm:bulletEnabled val="1"/>
        </dgm:presLayoutVars>
      </dgm:prSet>
      <dgm:spPr/>
      <dgm:t>
        <a:bodyPr/>
        <a:lstStyle/>
        <a:p>
          <a:endParaRPr lang="en-US"/>
        </a:p>
      </dgm:t>
    </dgm:pt>
    <dgm:pt modelId="{E8180E54-901E-4656-8536-8D4BA7F4A376}" type="pres">
      <dgm:prSet presAssocID="{EA2CBD77-47C0-4FAA-BE7D-93A64ECEB1C1}" presName="childNode1tx" presStyleLbl="bgAcc1" presStyleIdx="0" presStyleCnt="3">
        <dgm:presLayoutVars>
          <dgm:bulletEnabled val="1"/>
        </dgm:presLayoutVars>
      </dgm:prSet>
      <dgm:spPr/>
      <dgm:t>
        <a:bodyPr/>
        <a:lstStyle/>
        <a:p>
          <a:endParaRPr lang="en-US"/>
        </a:p>
      </dgm:t>
    </dgm:pt>
    <dgm:pt modelId="{A9609878-722C-4CCB-969A-BD27F13AB635}" type="pres">
      <dgm:prSet presAssocID="{EA2CBD77-47C0-4FAA-BE7D-93A64ECEB1C1}" presName="parentNode1" presStyleLbl="node1" presStyleIdx="0" presStyleCnt="3">
        <dgm:presLayoutVars>
          <dgm:chMax val="1"/>
          <dgm:bulletEnabled val="1"/>
        </dgm:presLayoutVars>
      </dgm:prSet>
      <dgm:spPr/>
    </dgm:pt>
    <dgm:pt modelId="{71DC5642-F144-48CA-A3B5-5DF6A61D28FB}" type="pres">
      <dgm:prSet presAssocID="{EA2CBD77-47C0-4FAA-BE7D-93A64ECEB1C1}" presName="connSite1" presStyleCnt="0"/>
      <dgm:spPr/>
    </dgm:pt>
    <dgm:pt modelId="{2A2AE03A-F8FC-4CBD-84F9-FF187B26328F}" type="pres">
      <dgm:prSet presAssocID="{3DADE64B-F63D-48F1-A2E1-3412510B7F5F}" presName="Name9" presStyleLbl="sibTrans2D1" presStyleIdx="0" presStyleCnt="2"/>
      <dgm:spPr/>
    </dgm:pt>
    <dgm:pt modelId="{AEEBDD2C-E497-4BE9-A525-B75D9C19AD40}" type="pres">
      <dgm:prSet presAssocID="{3952E3C1-6A74-4D86-BA01-8454E7E1D137}" presName="composite2" presStyleCnt="0"/>
      <dgm:spPr/>
    </dgm:pt>
    <dgm:pt modelId="{6FC9A54E-E1B8-42DE-B627-FC538F06F601}" type="pres">
      <dgm:prSet presAssocID="{3952E3C1-6A74-4D86-BA01-8454E7E1D137}" presName="dummyNode2" presStyleLbl="node1" presStyleIdx="0" presStyleCnt="3"/>
      <dgm:spPr/>
    </dgm:pt>
    <dgm:pt modelId="{801E2264-2353-4323-97D6-37C911C26AC6}" type="pres">
      <dgm:prSet presAssocID="{3952E3C1-6A74-4D86-BA01-8454E7E1D137}" presName="childNode2" presStyleLbl="bgAcc1" presStyleIdx="1" presStyleCnt="3" custScaleX="125757" custScaleY="130940">
        <dgm:presLayoutVars>
          <dgm:bulletEnabled val="1"/>
        </dgm:presLayoutVars>
      </dgm:prSet>
      <dgm:spPr/>
      <dgm:t>
        <a:bodyPr/>
        <a:lstStyle/>
        <a:p>
          <a:endParaRPr lang="en-US"/>
        </a:p>
      </dgm:t>
    </dgm:pt>
    <dgm:pt modelId="{EE6457AA-49FC-4295-BC77-D44AE847B412}" type="pres">
      <dgm:prSet presAssocID="{3952E3C1-6A74-4D86-BA01-8454E7E1D137}" presName="childNode2tx" presStyleLbl="bgAcc1" presStyleIdx="1" presStyleCnt="3">
        <dgm:presLayoutVars>
          <dgm:bulletEnabled val="1"/>
        </dgm:presLayoutVars>
      </dgm:prSet>
      <dgm:spPr/>
      <dgm:t>
        <a:bodyPr/>
        <a:lstStyle/>
        <a:p>
          <a:endParaRPr lang="en-US"/>
        </a:p>
      </dgm:t>
    </dgm:pt>
    <dgm:pt modelId="{ADD763FB-CFC3-43C4-BA31-301DFE3EDB41}" type="pres">
      <dgm:prSet presAssocID="{3952E3C1-6A74-4D86-BA01-8454E7E1D137}" presName="parentNode2" presStyleLbl="node1" presStyleIdx="1" presStyleCnt="3" custLinFactNeighborX="4897" custLinFactNeighborY="-17591">
        <dgm:presLayoutVars>
          <dgm:chMax val="0"/>
          <dgm:bulletEnabled val="1"/>
        </dgm:presLayoutVars>
      </dgm:prSet>
      <dgm:spPr/>
    </dgm:pt>
    <dgm:pt modelId="{47AE0DB4-A836-47ED-87B0-D064B2028BCF}" type="pres">
      <dgm:prSet presAssocID="{3952E3C1-6A74-4D86-BA01-8454E7E1D137}" presName="connSite2" presStyleCnt="0"/>
      <dgm:spPr/>
    </dgm:pt>
    <dgm:pt modelId="{7F2A6DE1-622E-45F6-8283-616643D65E6E}" type="pres">
      <dgm:prSet presAssocID="{0983D9A4-F2DE-4D95-AAE0-016A27093CDE}" presName="Name18" presStyleLbl="sibTrans2D1" presStyleIdx="1" presStyleCnt="2"/>
      <dgm:spPr/>
    </dgm:pt>
    <dgm:pt modelId="{5AB659C7-309E-46AF-AB69-34D8364543A3}" type="pres">
      <dgm:prSet presAssocID="{D04D9054-57D4-4083-B7F3-BCD36669026F}" presName="composite1" presStyleCnt="0"/>
      <dgm:spPr/>
    </dgm:pt>
    <dgm:pt modelId="{1089ACC5-F0B8-4B6E-8B4C-2381685C6C2F}" type="pres">
      <dgm:prSet presAssocID="{D04D9054-57D4-4083-B7F3-BCD36669026F}" presName="dummyNode1" presStyleLbl="node1" presStyleIdx="1" presStyleCnt="3"/>
      <dgm:spPr/>
    </dgm:pt>
    <dgm:pt modelId="{C4FE224A-6BC5-4C3F-A726-7472847CB6CE}" type="pres">
      <dgm:prSet presAssocID="{D04D9054-57D4-4083-B7F3-BCD36669026F}" presName="childNode1" presStyleLbl="bgAcc1" presStyleIdx="2" presStyleCnt="3" custScaleX="132256" custScaleY="142009" custLinFactNeighborX="34" custLinFactNeighborY="-754">
        <dgm:presLayoutVars>
          <dgm:bulletEnabled val="1"/>
        </dgm:presLayoutVars>
      </dgm:prSet>
      <dgm:spPr/>
      <dgm:t>
        <a:bodyPr/>
        <a:lstStyle/>
        <a:p>
          <a:endParaRPr lang="en-US"/>
        </a:p>
      </dgm:t>
    </dgm:pt>
    <dgm:pt modelId="{7F6B483B-4EBA-4629-A15B-71338802B856}" type="pres">
      <dgm:prSet presAssocID="{D04D9054-57D4-4083-B7F3-BCD36669026F}" presName="childNode1tx" presStyleLbl="bgAcc1" presStyleIdx="2" presStyleCnt="3">
        <dgm:presLayoutVars>
          <dgm:bulletEnabled val="1"/>
        </dgm:presLayoutVars>
      </dgm:prSet>
      <dgm:spPr/>
      <dgm:t>
        <a:bodyPr/>
        <a:lstStyle/>
        <a:p>
          <a:endParaRPr lang="en-US"/>
        </a:p>
      </dgm:t>
    </dgm:pt>
    <dgm:pt modelId="{E33B1FB9-7101-47F7-9E63-16B82CC07FB5}" type="pres">
      <dgm:prSet presAssocID="{D04D9054-57D4-4083-B7F3-BCD36669026F}" presName="parentNode1" presStyleLbl="node1" presStyleIdx="2" presStyleCnt="3">
        <dgm:presLayoutVars>
          <dgm:chMax val="1"/>
          <dgm:bulletEnabled val="1"/>
        </dgm:presLayoutVars>
      </dgm:prSet>
      <dgm:spPr/>
    </dgm:pt>
    <dgm:pt modelId="{9872BD29-0BCB-4DF5-806F-0EA819646585}" type="pres">
      <dgm:prSet presAssocID="{D04D9054-57D4-4083-B7F3-BCD36669026F}" presName="connSite1" presStyleCnt="0"/>
      <dgm:spPr/>
    </dgm:pt>
  </dgm:ptLst>
  <dgm:cxnLst>
    <dgm:cxn modelId="{EE96E197-206D-40AF-A7CF-EE9AE1DBBB90}" type="presOf" srcId="{170F25B2-FACE-42C2-98F9-CA1E2B9E9FE5}" destId="{EE6457AA-49FC-4295-BC77-D44AE847B412}" srcOrd="1" destOrd="1" presId="urn:microsoft.com/office/officeart/2005/8/layout/hProcess4"/>
    <dgm:cxn modelId="{F0BC8DF2-0346-4533-A934-82F6B8E7B002}" type="presOf" srcId="{EF4402A5-7228-4A89-80CD-CC1ECF68FFDA}" destId="{EE6457AA-49FC-4295-BC77-D44AE847B412}" srcOrd="1" destOrd="2" presId="urn:microsoft.com/office/officeart/2005/8/layout/hProcess4"/>
    <dgm:cxn modelId="{84565C62-AE1B-4EDA-92F8-23FAE8852645}" type="presOf" srcId="{E0DF25A1-0E2F-4C53-A7D8-6518D4621BFA}" destId="{7F6B483B-4EBA-4629-A15B-71338802B856}" srcOrd="1" destOrd="3" presId="urn:microsoft.com/office/officeart/2005/8/layout/hProcess4"/>
    <dgm:cxn modelId="{78748E68-1208-4FAA-8E98-9A862807D331}" srcId="{A9A12169-AC0E-46BC-8145-9125BE8C5293}" destId="{D04D9054-57D4-4083-B7F3-BCD36669026F}" srcOrd="2" destOrd="0" parTransId="{BCBBB6EB-D9B7-4ECF-8C9A-0EB2195EA263}" sibTransId="{941E1388-E2E7-4ADD-AE98-F1B4EF060357}"/>
    <dgm:cxn modelId="{D5E3BC35-3065-40EA-A6B7-095108B1D132}" srcId="{A9A12169-AC0E-46BC-8145-9125BE8C5293}" destId="{3952E3C1-6A74-4D86-BA01-8454E7E1D137}" srcOrd="1" destOrd="0" parTransId="{00A63EFD-2746-4B7D-A61D-625C7A044E4C}" sibTransId="{0983D9A4-F2DE-4D95-AAE0-016A27093CDE}"/>
    <dgm:cxn modelId="{F1B260D9-61DF-4D9A-BBAF-2534D69DC39A}" type="presOf" srcId="{170F25B2-FACE-42C2-98F9-CA1E2B9E9FE5}" destId="{801E2264-2353-4323-97D6-37C911C26AC6}" srcOrd="0" destOrd="1" presId="urn:microsoft.com/office/officeart/2005/8/layout/hProcess4"/>
    <dgm:cxn modelId="{7BA2FA14-B6D7-4D74-B618-8E55EF227CDD}" type="presOf" srcId="{BB573A9D-3008-4EB7-B0EA-A425ACE661A2}" destId="{EE6457AA-49FC-4295-BC77-D44AE847B412}" srcOrd="1" destOrd="3" presId="urn:microsoft.com/office/officeart/2005/8/layout/hProcess4"/>
    <dgm:cxn modelId="{DE8F4F77-F1CF-4F47-96E5-4209BF4AA739}" type="presOf" srcId="{0983D9A4-F2DE-4D95-AAE0-016A27093CDE}" destId="{7F2A6DE1-622E-45F6-8283-616643D65E6E}" srcOrd="0" destOrd="0" presId="urn:microsoft.com/office/officeart/2005/8/layout/hProcess4"/>
    <dgm:cxn modelId="{48BE7280-5905-4A27-AF4A-B7CC1D1923C5}" type="presOf" srcId="{A9A12169-AC0E-46BC-8145-9125BE8C5293}" destId="{47122F3D-B1B6-4161-BC8C-DBD7082302EC}" srcOrd="0" destOrd="0" presId="urn:microsoft.com/office/officeart/2005/8/layout/hProcess4"/>
    <dgm:cxn modelId="{07B836D4-A6A7-4DB7-822A-F50B33E74F5B}" srcId="{EA2CBD77-47C0-4FAA-BE7D-93A64ECEB1C1}" destId="{1A9AB54E-3F5E-4E2E-A449-D6E5B4BEADBC}" srcOrd="0" destOrd="0" parTransId="{C12DD1CE-2BF1-4283-955F-D1C805F3C8D4}" sibTransId="{4BDC78B5-5653-4773-B584-EF4AC0D1C140}"/>
    <dgm:cxn modelId="{6040DABA-0418-442F-9F5C-C571641FDC88}" type="presOf" srcId="{3A1C96B0-8960-483F-8FB5-2D4C4DA28162}" destId="{E8180E54-901E-4656-8536-8D4BA7F4A376}" srcOrd="1" destOrd="3" presId="urn:microsoft.com/office/officeart/2005/8/layout/hProcess4"/>
    <dgm:cxn modelId="{CB5DED93-A0B9-4F8B-A3DC-50FF2575332F}" srcId="{D04D9054-57D4-4083-B7F3-BCD36669026F}" destId="{E0DF25A1-0E2F-4C53-A7D8-6518D4621BFA}" srcOrd="3" destOrd="0" parTransId="{1E0F4CF1-6B7D-4512-BF40-7777224C7969}" sibTransId="{A112E72F-57F1-4B37-A52C-6E669DEBB519}"/>
    <dgm:cxn modelId="{C1E0F353-D4E2-4DB9-A34A-18A852FFCBFA}" type="presOf" srcId="{EF4402A5-7228-4A89-80CD-CC1ECF68FFDA}" destId="{801E2264-2353-4323-97D6-37C911C26AC6}" srcOrd="0" destOrd="2" presId="urn:microsoft.com/office/officeart/2005/8/layout/hProcess4"/>
    <dgm:cxn modelId="{2B249392-372E-43C3-BC10-2D51FD02D603}" srcId="{3952E3C1-6A74-4D86-BA01-8454E7E1D137}" destId="{EF4402A5-7228-4A89-80CD-CC1ECF68FFDA}" srcOrd="2" destOrd="0" parTransId="{01275A52-3CB2-4D56-85D6-B41E93C1630B}" sibTransId="{35409482-9641-4687-8ABF-3FFCA6D4AE02}"/>
    <dgm:cxn modelId="{5DFA2350-B4AB-4467-BC94-88C924A1A228}" type="presOf" srcId="{43EE5931-17D8-4FD5-92FB-75409CFE1C72}" destId="{801E2264-2353-4323-97D6-37C911C26AC6}" srcOrd="0" destOrd="5" presId="urn:microsoft.com/office/officeart/2005/8/layout/hProcess4"/>
    <dgm:cxn modelId="{C9145F96-CCA4-45D9-A963-DDE79E713AA1}" type="presOf" srcId="{A1F30695-B2F9-417D-8677-476730F7A218}" destId="{7F6B483B-4EBA-4629-A15B-71338802B856}" srcOrd="1" destOrd="1" presId="urn:microsoft.com/office/officeart/2005/8/layout/hProcess4"/>
    <dgm:cxn modelId="{41C04DCB-6010-4184-BA12-07D325301737}" srcId="{3952E3C1-6A74-4D86-BA01-8454E7E1D137}" destId="{F4EE417A-AB37-4908-9F4A-C995D854483F}" srcOrd="4" destOrd="0" parTransId="{E01A1DBF-5991-48AD-859F-B32B83DE18F9}" sibTransId="{781FF727-64C3-4DD7-A400-13D2E833C4CA}"/>
    <dgm:cxn modelId="{400E919D-C4EB-4D4E-BFF2-EAF093323CE7}" srcId="{D04D9054-57D4-4083-B7F3-BCD36669026F}" destId="{A29840BF-3AB9-477C-A3DC-EBBA70575427}" srcOrd="2" destOrd="0" parTransId="{D263355A-7279-4DF0-999A-BA78372F955A}" sibTransId="{D5DA26AF-544E-4E46-B28C-DDE55ED8EE15}"/>
    <dgm:cxn modelId="{9516987B-A3E8-4112-A013-BCBE883EF013}" type="presOf" srcId="{D4BBBCC6-CDCB-4737-B68C-09FAF9F745FC}" destId="{E8180E54-901E-4656-8536-8D4BA7F4A376}" srcOrd="1" destOrd="2" presId="urn:microsoft.com/office/officeart/2005/8/layout/hProcess4"/>
    <dgm:cxn modelId="{0035D00B-A0CD-4217-8225-A7C9399384B9}" type="presOf" srcId="{13C92A11-0309-422F-AA89-94116191EE9B}" destId="{801E2264-2353-4323-97D6-37C911C26AC6}" srcOrd="0" destOrd="0" presId="urn:microsoft.com/office/officeart/2005/8/layout/hProcess4"/>
    <dgm:cxn modelId="{FA5E5075-FD90-4186-83C0-BE3A55A6E879}" type="presOf" srcId="{3952E3C1-6A74-4D86-BA01-8454E7E1D137}" destId="{ADD763FB-CFC3-43C4-BA31-301DFE3EDB41}" srcOrd="0" destOrd="0" presId="urn:microsoft.com/office/officeart/2005/8/layout/hProcess4"/>
    <dgm:cxn modelId="{5912FDA4-80F0-4CDF-A01C-7D99F0B02371}" srcId="{EA2CBD77-47C0-4FAA-BE7D-93A64ECEB1C1}" destId="{3A1C96B0-8960-483F-8FB5-2D4C4DA28162}" srcOrd="3" destOrd="0" parTransId="{B24C8E74-FD1C-4241-A8AE-71A27E96E77A}" sibTransId="{077406D1-9841-4310-8698-F48B2902DACD}"/>
    <dgm:cxn modelId="{9847F366-9E61-44F3-8CA3-D469AE2E0454}" srcId="{3952E3C1-6A74-4D86-BA01-8454E7E1D137}" destId="{43EE5931-17D8-4FD5-92FB-75409CFE1C72}" srcOrd="5" destOrd="0" parTransId="{A98362E8-1736-445C-AF9C-F9D3E4E96CA5}" sibTransId="{33E3FEEC-E1BE-4B91-8757-AAB6968A6F7C}"/>
    <dgm:cxn modelId="{5F337BAC-BEAC-44B8-971A-7EF60DD68205}" type="presOf" srcId="{D4BBBCC6-CDCB-4737-B68C-09FAF9F745FC}" destId="{694583ED-42C6-4E56-A102-9B5FBB802B7E}" srcOrd="0" destOrd="2" presId="urn:microsoft.com/office/officeart/2005/8/layout/hProcess4"/>
    <dgm:cxn modelId="{41383296-5E1F-4B8C-BD6D-D7AE9C065E48}" type="presOf" srcId="{F4EE417A-AB37-4908-9F4A-C995D854483F}" destId="{801E2264-2353-4323-97D6-37C911C26AC6}" srcOrd="0" destOrd="4" presId="urn:microsoft.com/office/officeart/2005/8/layout/hProcess4"/>
    <dgm:cxn modelId="{27D2F44C-1E40-4DD6-9AE7-D3499A192EFD}" srcId="{EA2CBD77-47C0-4FAA-BE7D-93A64ECEB1C1}" destId="{FD5ACE61-180C-4463-BEDF-7561A6377D73}" srcOrd="1" destOrd="0" parTransId="{FB13736A-63D1-410C-96E2-8CF248A5450A}" sibTransId="{74932AED-C488-46D7-AD4E-B614EB5F3849}"/>
    <dgm:cxn modelId="{E737EBAD-DA27-4AEE-8C7A-0C04139356A5}" type="presOf" srcId="{F4EE417A-AB37-4908-9F4A-C995D854483F}" destId="{EE6457AA-49FC-4295-BC77-D44AE847B412}" srcOrd="1" destOrd="4" presId="urn:microsoft.com/office/officeart/2005/8/layout/hProcess4"/>
    <dgm:cxn modelId="{502525EE-B7EE-427F-B182-168A366A5530}" type="presOf" srcId="{E0DF25A1-0E2F-4C53-A7D8-6518D4621BFA}" destId="{C4FE224A-6BC5-4C3F-A726-7472847CB6CE}" srcOrd="0" destOrd="3" presId="urn:microsoft.com/office/officeart/2005/8/layout/hProcess4"/>
    <dgm:cxn modelId="{0D7AFFF2-1AAB-48AA-8D50-D47FA975451E}" type="presOf" srcId="{43EE5931-17D8-4FD5-92FB-75409CFE1C72}" destId="{EE6457AA-49FC-4295-BC77-D44AE847B412}" srcOrd="1" destOrd="5" presId="urn:microsoft.com/office/officeart/2005/8/layout/hProcess4"/>
    <dgm:cxn modelId="{9EAEED55-9987-4A85-BDED-F119C8C283BD}" type="presOf" srcId="{3A1C96B0-8960-483F-8FB5-2D4C4DA28162}" destId="{694583ED-42C6-4E56-A102-9B5FBB802B7E}" srcOrd="0" destOrd="3" presId="urn:microsoft.com/office/officeart/2005/8/layout/hProcess4"/>
    <dgm:cxn modelId="{656D09A5-2234-4360-B5E1-82AE0D19B65E}" type="presOf" srcId="{13C92A11-0309-422F-AA89-94116191EE9B}" destId="{EE6457AA-49FC-4295-BC77-D44AE847B412}" srcOrd="1" destOrd="0" presId="urn:microsoft.com/office/officeart/2005/8/layout/hProcess4"/>
    <dgm:cxn modelId="{5020535A-29C1-47D0-8F23-51BCB64FCB73}" srcId="{3952E3C1-6A74-4D86-BA01-8454E7E1D137}" destId="{170F25B2-FACE-42C2-98F9-CA1E2B9E9FE5}" srcOrd="1" destOrd="0" parTransId="{C7795518-1C32-4BAF-84EB-CC14A36C6EC3}" sibTransId="{27444B1F-9971-4AEF-9017-2463A62B5273}"/>
    <dgm:cxn modelId="{F0743BE8-AC68-4F2E-8DF3-EA89CAE8A2FA}" type="presOf" srcId="{1A9AB54E-3F5E-4E2E-A449-D6E5B4BEADBC}" destId="{694583ED-42C6-4E56-A102-9B5FBB802B7E}" srcOrd="0" destOrd="0" presId="urn:microsoft.com/office/officeart/2005/8/layout/hProcess4"/>
    <dgm:cxn modelId="{A37F6854-33E8-4DAD-867B-8E24E80AE70E}" srcId="{D04D9054-57D4-4083-B7F3-BCD36669026F}" destId="{C4EB4579-3454-4301-A21E-25915B5938A8}" srcOrd="0" destOrd="0" parTransId="{4CDE8E80-941A-44B0-89E4-BA35B907E557}" sibTransId="{9625D461-8640-4978-A085-05722420B29A}"/>
    <dgm:cxn modelId="{13335FAD-DA3B-4316-B704-2C1813DFE8EC}" type="presOf" srcId="{D04D9054-57D4-4083-B7F3-BCD36669026F}" destId="{E33B1FB9-7101-47F7-9E63-16B82CC07FB5}" srcOrd="0" destOrd="0" presId="urn:microsoft.com/office/officeart/2005/8/layout/hProcess4"/>
    <dgm:cxn modelId="{E16D1025-B7FF-46FC-9360-F70D8D228325}" srcId="{A9A12169-AC0E-46BC-8145-9125BE8C5293}" destId="{EA2CBD77-47C0-4FAA-BE7D-93A64ECEB1C1}" srcOrd="0" destOrd="0" parTransId="{7AE0A151-8A47-4DEA-8D1A-26E3C49FD8B6}" sibTransId="{3DADE64B-F63D-48F1-A2E1-3412510B7F5F}"/>
    <dgm:cxn modelId="{46057FB3-EA45-4CC5-AA13-C627F5435811}" type="presOf" srcId="{1A9AB54E-3F5E-4E2E-A449-D6E5B4BEADBC}" destId="{E8180E54-901E-4656-8536-8D4BA7F4A376}" srcOrd="1" destOrd="0" presId="urn:microsoft.com/office/officeart/2005/8/layout/hProcess4"/>
    <dgm:cxn modelId="{9EAF4BD4-7BFC-4C5C-98B0-62F4FAD1198A}" type="presOf" srcId="{3DADE64B-F63D-48F1-A2E1-3412510B7F5F}" destId="{2A2AE03A-F8FC-4CBD-84F9-FF187B26328F}" srcOrd="0" destOrd="0" presId="urn:microsoft.com/office/officeart/2005/8/layout/hProcess4"/>
    <dgm:cxn modelId="{B0E2B7F0-CA30-43C1-934F-AC5FF11E4458}" type="presOf" srcId="{EA2CBD77-47C0-4FAA-BE7D-93A64ECEB1C1}" destId="{A9609878-722C-4CCB-969A-BD27F13AB635}" srcOrd="0" destOrd="0" presId="urn:microsoft.com/office/officeart/2005/8/layout/hProcess4"/>
    <dgm:cxn modelId="{DD58DA53-06A1-40FA-850F-C85900B10523}" srcId="{D04D9054-57D4-4083-B7F3-BCD36669026F}" destId="{A1F30695-B2F9-417D-8677-476730F7A218}" srcOrd="1" destOrd="0" parTransId="{08FB01F3-9B0C-4689-B4A1-4D16C8CB3C38}" sibTransId="{A2EE7CB9-27C7-4DBE-96FE-C7067A65477B}"/>
    <dgm:cxn modelId="{07331290-C59B-451E-A299-182F9E3686BD}" type="presOf" srcId="{FD5ACE61-180C-4463-BEDF-7561A6377D73}" destId="{694583ED-42C6-4E56-A102-9B5FBB802B7E}" srcOrd="0" destOrd="1" presId="urn:microsoft.com/office/officeart/2005/8/layout/hProcess4"/>
    <dgm:cxn modelId="{BE30613C-5F30-41DD-A564-B90298AFCFA6}" type="presOf" srcId="{A1F30695-B2F9-417D-8677-476730F7A218}" destId="{C4FE224A-6BC5-4C3F-A726-7472847CB6CE}" srcOrd="0" destOrd="1" presId="urn:microsoft.com/office/officeart/2005/8/layout/hProcess4"/>
    <dgm:cxn modelId="{34C40949-CD79-4490-B08E-D29B5A50FF51}" type="presOf" srcId="{C4EB4579-3454-4301-A21E-25915B5938A8}" destId="{C4FE224A-6BC5-4C3F-A726-7472847CB6CE}" srcOrd="0" destOrd="0" presId="urn:microsoft.com/office/officeart/2005/8/layout/hProcess4"/>
    <dgm:cxn modelId="{384C9A84-CFFE-4695-82DE-25D1AE0E6EF3}" srcId="{3952E3C1-6A74-4D86-BA01-8454E7E1D137}" destId="{13C92A11-0309-422F-AA89-94116191EE9B}" srcOrd="0" destOrd="0" parTransId="{66E35136-90E3-4942-BE8D-A6154A5BB944}" sibTransId="{42E4DDA3-C717-4B60-99CD-2922CB77F8BB}"/>
    <dgm:cxn modelId="{CF62CDC8-D8A2-473F-9AD4-46DC249307D3}" type="presOf" srcId="{FD5ACE61-180C-4463-BEDF-7561A6377D73}" destId="{E8180E54-901E-4656-8536-8D4BA7F4A376}" srcOrd="1" destOrd="1" presId="urn:microsoft.com/office/officeart/2005/8/layout/hProcess4"/>
    <dgm:cxn modelId="{9E98E520-99FB-4C9E-BD50-C9861409B9D9}" type="presOf" srcId="{A29840BF-3AB9-477C-A3DC-EBBA70575427}" destId="{7F6B483B-4EBA-4629-A15B-71338802B856}" srcOrd="1" destOrd="2" presId="urn:microsoft.com/office/officeart/2005/8/layout/hProcess4"/>
    <dgm:cxn modelId="{C96108C0-510C-4210-A903-BBE8A6CE1B38}" srcId="{EA2CBD77-47C0-4FAA-BE7D-93A64ECEB1C1}" destId="{D4BBBCC6-CDCB-4737-B68C-09FAF9F745FC}" srcOrd="2" destOrd="0" parTransId="{50B19600-7783-440C-A024-2EDB642A7C5D}" sibTransId="{AAF25695-A24A-451B-8DD8-19C7EB203B47}"/>
    <dgm:cxn modelId="{94DE5A09-6F27-49B0-824A-CA005700F4A7}" type="presOf" srcId="{C4EB4579-3454-4301-A21E-25915B5938A8}" destId="{7F6B483B-4EBA-4629-A15B-71338802B856}" srcOrd="1" destOrd="0" presId="urn:microsoft.com/office/officeart/2005/8/layout/hProcess4"/>
    <dgm:cxn modelId="{DA6AA847-939D-4111-9986-66E4A8B0DABB}" srcId="{3952E3C1-6A74-4D86-BA01-8454E7E1D137}" destId="{BB573A9D-3008-4EB7-B0EA-A425ACE661A2}" srcOrd="3" destOrd="0" parTransId="{42D0A26A-9B77-4208-A555-A4F6762E94A2}" sibTransId="{9055C152-986B-4FAA-B7D4-93001D80D4A0}"/>
    <dgm:cxn modelId="{E0874758-5EF0-4A21-A6B7-69C807B95493}" type="presOf" srcId="{BB573A9D-3008-4EB7-B0EA-A425ACE661A2}" destId="{801E2264-2353-4323-97D6-37C911C26AC6}" srcOrd="0" destOrd="3" presId="urn:microsoft.com/office/officeart/2005/8/layout/hProcess4"/>
    <dgm:cxn modelId="{073FBE18-131C-498D-99DE-464552BDDB86}" type="presOf" srcId="{A29840BF-3AB9-477C-A3DC-EBBA70575427}" destId="{C4FE224A-6BC5-4C3F-A726-7472847CB6CE}" srcOrd="0" destOrd="2" presId="urn:microsoft.com/office/officeart/2005/8/layout/hProcess4"/>
    <dgm:cxn modelId="{9F1A178E-459F-4750-B4A9-90E4A390F233}" type="presParOf" srcId="{47122F3D-B1B6-4161-BC8C-DBD7082302EC}" destId="{9B22B047-10E6-44DC-9293-4F283D096757}" srcOrd="0" destOrd="0" presId="urn:microsoft.com/office/officeart/2005/8/layout/hProcess4"/>
    <dgm:cxn modelId="{2D3B0AB1-BF71-4BDA-BB98-9531738A2EDA}" type="presParOf" srcId="{47122F3D-B1B6-4161-BC8C-DBD7082302EC}" destId="{8A25C1F1-52BE-4B62-9D05-72C636A72F93}" srcOrd="1" destOrd="0" presId="urn:microsoft.com/office/officeart/2005/8/layout/hProcess4"/>
    <dgm:cxn modelId="{4A084397-38EC-4FF2-B6E7-4A7EA97BFA30}" type="presParOf" srcId="{47122F3D-B1B6-4161-BC8C-DBD7082302EC}" destId="{2CC0CC98-C141-4EA6-B1DA-741CD5D3E054}" srcOrd="2" destOrd="0" presId="urn:microsoft.com/office/officeart/2005/8/layout/hProcess4"/>
    <dgm:cxn modelId="{4D878238-29CC-45B1-925C-0E88BAA14DA5}" type="presParOf" srcId="{2CC0CC98-C141-4EA6-B1DA-741CD5D3E054}" destId="{40D8C484-4A0B-415F-BABC-118756960390}" srcOrd="0" destOrd="0" presId="urn:microsoft.com/office/officeart/2005/8/layout/hProcess4"/>
    <dgm:cxn modelId="{AC29755D-C370-4368-8F83-22E6F79AB0D2}" type="presParOf" srcId="{40D8C484-4A0B-415F-BABC-118756960390}" destId="{D513B29E-BC04-412C-936E-377F884195FB}" srcOrd="0" destOrd="0" presId="urn:microsoft.com/office/officeart/2005/8/layout/hProcess4"/>
    <dgm:cxn modelId="{C9742D36-EF5D-4C5F-9099-7503D4F36A5C}" type="presParOf" srcId="{40D8C484-4A0B-415F-BABC-118756960390}" destId="{694583ED-42C6-4E56-A102-9B5FBB802B7E}" srcOrd="1" destOrd="0" presId="urn:microsoft.com/office/officeart/2005/8/layout/hProcess4"/>
    <dgm:cxn modelId="{795F5C40-9684-41EE-8D15-DCAA2F2688B8}" type="presParOf" srcId="{40D8C484-4A0B-415F-BABC-118756960390}" destId="{E8180E54-901E-4656-8536-8D4BA7F4A376}" srcOrd="2" destOrd="0" presId="urn:microsoft.com/office/officeart/2005/8/layout/hProcess4"/>
    <dgm:cxn modelId="{6377C485-1464-40E8-A027-446F87F92364}" type="presParOf" srcId="{40D8C484-4A0B-415F-BABC-118756960390}" destId="{A9609878-722C-4CCB-969A-BD27F13AB635}" srcOrd="3" destOrd="0" presId="urn:microsoft.com/office/officeart/2005/8/layout/hProcess4"/>
    <dgm:cxn modelId="{71A994AE-43DA-42A9-8819-27F1B8957D61}" type="presParOf" srcId="{40D8C484-4A0B-415F-BABC-118756960390}" destId="{71DC5642-F144-48CA-A3B5-5DF6A61D28FB}" srcOrd="4" destOrd="0" presId="urn:microsoft.com/office/officeart/2005/8/layout/hProcess4"/>
    <dgm:cxn modelId="{8F52CE4E-D412-4D66-AFE0-D496BF56DC81}" type="presParOf" srcId="{2CC0CC98-C141-4EA6-B1DA-741CD5D3E054}" destId="{2A2AE03A-F8FC-4CBD-84F9-FF187B26328F}" srcOrd="1" destOrd="0" presId="urn:microsoft.com/office/officeart/2005/8/layout/hProcess4"/>
    <dgm:cxn modelId="{22B56DC7-B0C3-4270-99B9-34395D4693AD}" type="presParOf" srcId="{2CC0CC98-C141-4EA6-B1DA-741CD5D3E054}" destId="{AEEBDD2C-E497-4BE9-A525-B75D9C19AD40}" srcOrd="2" destOrd="0" presId="urn:microsoft.com/office/officeart/2005/8/layout/hProcess4"/>
    <dgm:cxn modelId="{CD8D4547-482E-4D96-9D34-D4AC9AF4B0E4}" type="presParOf" srcId="{AEEBDD2C-E497-4BE9-A525-B75D9C19AD40}" destId="{6FC9A54E-E1B8-42DE-B627-FC538F06F601}" srcOrd="0" destOrd="0" presId="urn:microsoft.com/office/officeart/2005/8/layout/hProcess4"/>
    <dgm:cxn modelId="{5262CA3C-FCA0-4CC4-A01F-33B5B4B0F672}" type="presParOf" srcId="{AEEBDD2C-E497-4BE9-A525-B75D9C19AD40}" destId="{801E2264-2353-4323-97D6-37C911C26AC6}" srcOrd="1" destOrd="0" presId="urn:microsoft.com/office/officeart/2005/8/layout/hProcess4"/>
    <dgm:cxn modelId="{D956A3B4-BBDB-4F74-AA34-5221AFD37C96}" type="presParOf" srcId="{AEEBDD2C-E497-4BE9-A525-B75D9C19AD40}" destId="{EE6457AA-49FC-4295-BC77-D44AE847B412}" srcOrd="2" destOrd="0" presId="urn:microsoft.com/office/officeart/2005/8/layout/hProcess4"/>
    <dgm:cxn modelId="{914979B3-330A-4503-AF64-3460FFA1EA29}" type="presParOf" srcId="{AEEBDD2C-E497-4BE9-A525-B75D9C19AD40}" destId="{ADD763FB-CFC3-43C4-BA31-301DFE3EDB41}" srcOrd="3" destOrd="0" presId="urn:microsoft.com/office/officeart/2005/8/layout/hProcess4"/>
    <dgm:cxn modelId="{BDF1CF2D-660B-4B98-94E2-49C5FFFFF490}" type="presParOf" srcId="{AEEBDD2C-E497-4BE9-A525-B75D9C19AD40}" destId="{47AE0DB4-A836-47ED-87B0-D064B2028BCF}" srcOrd="4" destOrd="0" presId="urn:microsoft.com/office/officeart/2005/8/layout/hProcess4"/>
    <dgm:cxn modelId="{ADBC90F0-9131-4A11-9D7F-AF0B33B65E53}" type="presParOf" srcId="{2CC0CC98-C141-4EA6-B1DA-741CD5D3E054}" destId="{7F2A6DE1-622E-45F6-8283-616643D65E6E}" srcOrd="3" destOrd="0" presId="urn:microsoft.com/office/officeart/2005/8/layout/hProcess4"/>
    <dgm:cxn modelId="{EBD8B0BA-03BE-4E45-8033-5B207CD5BD64}" type="presParOf" srcId="{2CC0CC98-C141-4EA6-B1DA-741CD5D3E054}" destId="{5AB659C7-309E-46AF-AB69-34D8364543A3}" srcOrd="4" destOrd="0" presId="urn:microsoft.com/office/officeart/2005/8/layout/hProcess4"/>
    <dgm:cxn modelId="{002D4EA5-67D6-41CF-9412-AE5A9155BE88}" type="presParOf" srcId="{5AB659C7-309E-46AF-AB69-34D8364543A3}" destId="{1089ACC5-F0B8-4B6E-8B4C-2381685C6C2F}" srcOrd="0" destOrd="0" presId="urn:microsoft.com/office/officeart/2005/8/layout/hProcess4"/>
    <dgm:cxn modelId="{5EFE439F-4B12-4FA3-AF9A-63806B41C734}" type="presParOf" srcId="{5AB659C7-309E-46AF-AB69-34D8364543A3}" destId="{C4FE224A-6BC5-4C3F-A726-7472847CB6CE}" srcOrd="1" destOrd="0" presId="urn:microsoft.com/office/officeart/2005/8/layout/hProcess4"/>
    <dgm:cxn modelId="{ABC432CF-0C84-4B92-91AA-96CF3AD1995A}" type="presParOf" srcId="{5AB659C7-309E-46AF-AB69-34D8364543A3}" destId="{7F6B483B-4EBA-4629-A15B-71338802B856}" srcOrd="2" destOrd="0" presId="urn:microsoft.com/office/officeart/2005/8/layout/hProcess4"/>
    <dgm:cxn modelId="{67A1E5A5-0ED6-45F6-AD45-3C8DBC1A0B88}" type="presParOf" srcId="{5AB659C7-309E-46AF-AB69-34D8364543A3}" destId="{E33B1FB9-7101-47F7-9E63-16B82CC07FB5}" srcOrd="3" destOrd="0" presId="urn:microsoft.com/office/officeart/2005/8/layout/hProcess4"/>
    <dgm:cxn modelId="{CE58DD00-7B9A-413C-8119-D6B7DB45FDD9}" type="presParOf" srcId="{5AB659C7-309E-46AF-AB69-34D8364543A3}" destId="{9872BD29-0BCB-4DF5-806F-0EA819646585}" srcOrd="4" destOrd="0" presId="urn:microsoft.com/office/officeart/2005/8/layout/hProcess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C7ECE55-7271-4660-BBFB-B2DC4FD9A846}"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DE378938-8A26-4089-8C6C-2A49D233F740}">
      <dgm:prSet phldrT="[Text]"/>
      <dgm:spPr/>
      <dgm:t>
        <a:bodyPr/>
        <a:lstStyle/>
        <a:p>
          <a:r>
            <a:rPr lang="en-US"/>
            <a:t>Initilization</a:t>
          </a:r>
        </a:p>
      </dgm:t>
    </dgm:pt>
    <dgm:pt modelId="{5D05D966-A9F4-4FD1-9574-DA16E3622A72}" type="parTrans" cxnId="{0BAF3DA3-0C8D-45CC-B957-A72576243CA3}">
      <dgm:prSet/>
      <dgm:spPr/>
      <dgm:t>
        <a:bodyPr/>
        <a:lstStyle/>
        <a:p>
          <a:endParaRPr lang="en-US"/>
        </a:p>
      </dgm:t>
    </dgm:pt>
    <dgm:pt modelId="{E6C08ABD-30DE-45A3-97D2-9B20DBEE670D}" type="sibTrans" cxnId="{0BAF3DA3-0C8D-45CC-B957-A72576243CA3}">
      <dgm:prSet/>
      <dgm:spPr/>
      <dgm:t>
        <a:bodyPr/>
        <a:lstStyle/>
        <a:p>
          <a:endParaRPr lang="en-US"/>
        </a:p>
      </dgm:t>
    </dgm:pt>
    <dgm:pt modelId="{13EB8CB2-204B-4CB9-AA2B-4D7BB5615532}">
      <dgm:prSet phldrT="[Text]"/>
      <dgm:spPr/>
      <dgm:t>
        <a:bodyPr/>
        <a:lstStyle/>
        <a:p>
          <a:r>
            <a:rPr lang="en-US"/>
            <a:t>Minimum Speed</a:t>
          </a:r>
        </a:p>
      </dgm:t>
    </dgm:pt>
    <dgm:pt modelId="{04605111-6A06-4B4D-B22D-8DA15BBAEC1E}" type="parTrans" cxnId="{9966CC48-DFB2-4884-B6AD-B8C234F56AC6}">
      <dgm:prSet/>
      <dgm:spPr/>
      <dgm:t>
        <a:bodyPr/>
        <a:lstStyle/>
        <a:p>
          <a:endParaRPr lang="en-US"/>
        </a:p>
      </dgm:t>
    </dgm:pt>
    <dgm:pt modelId="{2217B15C-633A-4487-B80C-3B123DC50C78}" type="sibTrans" cxnId="{9966CC48-DFB2-4884-B6AD-B8C234F56AC6}">
      <dgm:prSet/>
      <dgm:spPr/>
      <dgm:t>
        <a:bodyPr/>
        <a:lstStyle/>
        <a:p>
          <a:endParaRPr lang="en-US"/>
        </a:p>
      </dgm:t>
    </dgm:pt>
    <dgm:pt modelId="{4A01CFE3-B856-4DF6-AA7A-A6519B3C4A96}">
      <dgm:prSet phldrT="[Text]"/>
      <dgm:spPr/>
      <dgm:t>
        <a:bodyPr/>
        <a:lstStyle/>
        <a:p>
          <a:r>
            <a:rPr lang="en-US"/>
            <a:t>PWM Range</a:t>
          </a:r>
        </a:p>
      </dgm:t>
    </dgm:pt>
    <dgm:pt modelId="{A0186FB1-6ABE-42D5-BB4C-99F9F77D1BBB}" type="parTrans" cxnId="{00A6C286-1D36-464A-B1EC-012E1318C8CC}">
      <dgm:prSet/>
      <dgm:spPr/>
      <dgm:t>
        <a:bodyPr/>
        <a:lstStyle/>
        <a:p>
          <a:endParaRPr lang="en-US"/>
        </a:p>
      </dgm:t>
    </dgm:pt>
    <dgm:pt modelId="{3978D8F7-63E1-4C1D-8631-BE21469F3B23}" type="sibTrans" cxnId="{00A6C286-1D36-464A-B1EC-012E1318C8CC}">
      <dgm:prSet/>
      <dgm:spPr/>
      <dgm:t>
        <a:bodyPr/>
        <a:lstStyle/>
        <a:p>
          <a:endParaRPr lang="en-US"/>
        </a:p>
      </dgm:t>
    </dgm:pt>
    <dgm:pt modelId="{BF6846EF-DDF5-4083-AA02-FB931FE4D3F3}">
      <dgm:prSet phldrT="[Text]"/>
      <dgm:spPr/>
      <dgm:t>
        <a:bodyPr/>
        <a:lstStyle/>
        <a:p>
          <a:r>
            <a:rPr lang="en-US"/>
            <a:t>Positioning</a:t>
          </a:r>
        </a:p>
      </dgm:t>
    </dgm:pt>
    <dgm:pt modelId="{9F856D1B-FF43-46FE-8247-FFB08387232C}" type="parTrans" cxnId="{8B3E10B6-9255-4DAF-80B3-2A6A19000DBA}">
      <dgm:prSet/>
      <dgm:spPr/>
      <dgm:t>
        <a:bodyPr/>
        <a:lstStyle/>
        <a:p>
          <a:endParaRPr lang="en-US"/>
        </a:p>
      </dgm:t>
    </dgm:pt>
    <dgm:pt modelId="{B9ACD5D3-FDBC-452F-9B25-E9A3B26E2CA3}" type="sibTrans" cxnId="{8B3E10B6-9255-4DAF-80B3-2A6A19000DBA}">
      <dgm:prSet/>
      <dgm:spPr/>
      <dgm:t>
        <a:bodyPr/>
        <a:lstStyle/>
        <a:p>
          <a:endParaRPr lang="en-US"/>
        </a:p>
      </dgm:t>
    </dgm:pt>
    <dgm:pt modelId="{04566679-6EEC-49C8-B8F1-7754E8E8D1FC}">
      <dgm:prSet phldrT="[Text]" custT="1"/>
      <dgm:spPr/>
      <dgm:t>
        <a:bodyPr/>
        <a:lstStyle/>
        <a:p>
          <a:r>
            <a:rPr lang="en-US" sz="1100"/>
            <a:t>If  (current position == final position)  PWM=0, else</a:t>
          </a:r>
        </a:p>
      </dgm:t>
    </dgm:pt>
    <dgm:pt modelId="{B9249621-71A2-4328-A8DB-22534F321EEE}" type="parTrans" cxnId="{6CB56D93-E333-4B56-95E8-11801BA41B04}">
      <dgm:prSet/>
      <dgm:spPr/>
      <dgm:t>
        <a:bodyPr/>
        <a:lstStyle/>
        <a:p>
          <a:endParaRPr lang="en-US"/>
        </a:p>
      </dgm:t>
    </dgm:pt>
    <dgm:pt modelId="{36F7396E-2AF6-4509-84D8-5F672EA8EDED}" type="sibTrans" cxnId="{6CB56D93-E333-4B56-95E8-11801BA41B04}">
      <dgm:prSet/>
      <dgm:spPr/>
      <dgm:t>
        <a:bodyPr/>
        <a:lstStyle/>
        <a:p>
          <a:endParaRPr lang="en-US"/>
        </a:p>
      </dgm:t>
    </dgm:pt>
    <dgm:pt modelId="{3DF30C48-CA3D-47F7-94E2-0DB3F2040EB9}">
      <dgm:prSet phldrT="[Text]"/>
      <dgm:spPr/>
      <dgm:t>
        <a:bodyPr/>
        <a:lstStyle/>
        <a:p>
          <a:r>
            <a:rPr lang="en-US"/>
            <a:t>Linking Variables (Current position,PWM)</a:t>
          </a:r>
        </a:p>
      </dgm:t>
    </dgm:pt>
    <dgm:pt modelId="{DC63819D-1B59-4BE2-A43B-F9B0014ED002}" type="parTrans" cxnId="{DBBE27A6-C11C-48A7-8AA2-D57449893874}">
      <dgm:prSet/>
      <dgm:spPr/>
      <dgm:t>
        <a:bodyPr/>
        <a:lstStyle/>
        <a:p>
          <a:endParaRPr lang="en-US"/>
        </a:p>
      </dgm:t>
    </dgm:pt>
    <dgm:pt modelId="{D3B1EE9E-ED1E-4AA4-9596-DF3277D62346}" type="sibTrans" cxnId="{DBBE27A6-C11C-48A7-8AA2-D57449893874}">
      <dgm:prSet/>
      <dgm:spPr/>
      <dgm:t>
        <a:bodyPr/>
        <a:lstStyle/>
        <a:p>
          <a:endParaRPr lang="en-US"/>
        </a:p>
      </dgm:t>
    </dgm:pt>
    <dgm:pt modelId="{D00448AA-BD7F-4D60-BA0C-F36BCC085380}">
      <dgm:prSet phldrT="[Text]"/>
      <dgm:spPr/>
      <dgm:t>
        <a:bodyPr/>
        <a:lstStyle/>
        <a:p>
          <a:endParaRPr lang="en-US"/>
        </a:p>
      </dgm:t>
    </dgm:pt>
    <dgm:pt modelId="{07AF9738-1999-4481-8FE7-887EA5DE2479}" type="parTrans" cxnId="{71AA2C5B-52A4-4E7B-BFC3-51DAD2778D35}">
      <dgm:prSet/>
      <dgm:spPr/>
      <dgm:t>
        <a:bodyPr/>
        <a:lstStyle/>
        <a:p>
          <a:endParaRPr lang="en-US"/>
        </a:p>
      </dgm:t>
    </dgm:pt>
    <dgm:pt modelId="{79A41351-D4C8-49CE-9179-3E8CA5D8B1E0}" type="sibTrans" cxnId="{71AA2C5B-52A4-4E7B-BFC3-51DAD2778D35}">
      <dgm:prSet/>
      <dgm:spPr/>
      <dgm:t>
        <a:bodyPr/>
        <a:lstStyle/>
        <a:p>
          <a:endParaRPr lang="en-US"/>
        </a:p>
      </dgm:t>
    </dgm:pt>
    <dgm:pt modelId="{1876BA31-BF6E-42A7-AF44-A915301BEFFE}">
      <dgm:prSet phldrT="[Text]" custT="1"/>
      <dgm:spPr/>
      <dgm:t>
        <a:bodyPr/>
        <a:lstStyle/>
        <a:p>
          <a:r>
            <a:rPr lang="en-US" sz="1100"/>
            <a:t>else if (gap&lt;&lt;possible ramp up) PWM=minimum speed, stopping distance =0</a:t>
          </a:r>
        </a:p>
      </dgm:t>
    </dgm:pt>
    <dgm:pt modelId="{8AA7B09D-5ED7-4344-BBA8-9AB49AD63BE7}" type="parTrans" cxnId="{72B6B416-AC19-48E8-AE54-51CC11E47345}">
      <dgm:prSet/>
      <dgm:spPr/>
      <dgm:t>
        <a:bodyPr/>
        <a:lstStyle/>
        <a:p>
          <a:endParaRPr lang="en-US"/>
        </a:p>
      </dgm:t>
    </dgm:pt>
    <dgm:pt modelId="{2707795F-6A61-4866-94F9-2D990F9595E2}" type="sibTrans" cxnId="{72B6B416-AC19-48E8-AE54-51CC11E47345}">
      <dgm:prSet/>
      <dgm:spPr/>
      <dgm:t>
        <a:bodyPr/>
        <a:lstStyle/>
        <a:p>
          <a:endParaRPr lang="en-US"/>
        </a:p>
      </dgm:t>
    </dgm:pt>
    <dgm:pt modelId="{62A079E9-9BEF-49E9-A869-167E45050422}">
      <dgm:prSet phldrT="[Text]" custT="1"/>
      <dgm:spPr/>
      <dgm:t>
        <a:bodyPr/>
        <a:lstStyle/>
        <a:p>
          <a:r>
            <a:rPr lang="en-US" sz="1100"/>
            <a:t> else find maximum possible speed and stopping distance, Ramp up and maintain maximum speed.</a:t>
          </a:r>
        </a:p>
      </dgm:t>
    </dgm:pt>
    <dgm:pt modelId="{5A19D11B-5AA9-430A-B6C0-628BE2C806F0}" type="parTrans" cxnId="{F0CFF5FC-D02D-4A97-BD52-DE2EC0FBCEAC}">
      <dgm:prSet/>
      <dgm:spPr/>
      <dgm:t>
        <a:bodyPr/>
        <a:lstStyle/>
        <a:p>
          <a:endParaRPr lang="en-US"/>
        </a:p>
      </dgm:t>
    </dgm:pt>
    <dgm:pt modelId="{9810D759-F57C-45BF-9F4F-ECE07D2EFF37}" type="sibTrans" cxnId="{F0CFF5FC-D02D-4A97-BD52-DE2EC0FBCEAC}">
      <dgm:prSet/>
      <dgm:spPr/>
      <dgm:t>
        <a:bodyPr/>
        <a:lstStyle/>
        <a:p>
          <a:endParaRPr lang="en-US"/>
        </a:p>
      </dgm:t>
    </dgm:pt>
    <dgm:pt modelId="{7646FE72-1653-4353-A32F-5AF97CD638C4}">
      <dgm:prSet phldrT="[Text]" custT="1"/>
      <dgm:spPr/>
      <dgm:t>
        <a:bodyPr/>
        <a:lstStyle/>
        <a:p>
          <a:r>
            <a:rPr lang="en-US" sz="1100"/>
            <a:t> if (direction of PWM != required direction || overshoots) Stop.</a:t>
          </a:r>
        </a:p>
      </dgm:t>
    </dgm:pt>
    <dgm:pt modelId="{E961C34B-5B1A-4E52-BC46-62E4F3B60CE9}" type="parTrans" cxnId="{AFBBAB5B-E15C-4160-A6D5-21BD16B31D67}">
      <dgm:prSet/>
      <dgm:spPr/>
      <dgm:t>
        <a:bodyPr/>
        <a:lstStyle/>
        <a:p>
          <a:endParaRPr lang="en-US"/>
        </a:p>
      </dgm:t>
    </dgm:pt>
    <dgm:pt modelId="{EC3580B9-7651-41AF-8530-E6F156EE1D6E}" type="sibTrans" cxnId="{AFBBAB5B-E15C-4160-A6D5-21BD16B31D67}">
      <dgm:prSet/>
      <dgm:spPr/>
      <dgm:t>
        <a:bodyPr/>
        <a:lstStyle/>
        <a:p>
          <a:endParaRPr lang="en-US"/>
        </a:p>
      </dgm:t>
    </dgm:pt>
    <dgm:pt modelId="{B2C0BA7C-0FB5-4FD0-86F4-CADA8B610326}">
      <dgm:prSet phldrT="[Text]" custT="1"/>
      <dgm:spPr/>
      <dgm:t>
        <a:bodyPr/>
        <a:lstStyle/>
        <a:p>
          <a:r>
            <a:rPr lang="en-US" sz="1100"/>
            <a:t>if position =stopping distance : ramp down. </a:t>
          </a:r>
        </a:p>
      </dgm:t>
    </dgm:pt>
    <dgm:pt modelId="{D3180D01-AE65-4C81-8060-E8A99A899CF8}" type="parTrans" cxnId="{EBDC0960-1B3E-40F4-AAEA-ADEA1D5F2DAB}">
      <dgm:prSet/>
      <dgm:spPr/>
      <dgm:t>
        <a:bodyPr/>
        <a:lstStyle/>
        <a:p>
          <a:endParaRPr lang="en-US"/>
        </a:p>
      </dgm:t>
    </dgm:pt>
    <dgm:pt modelId="{8838C9D3-E6F2-4EDD-BFD0-A87C64515E2D}" type="sibTrans" cxnId="{EBDC0960-1B3E-40F4-AAEA-ADEA1D5F2DAB}">
      <dgm:prSet/>
      <dgm:spPr/>
      <dgm:t>
        <a:bodyPr/>
        <a:lstStyle/>
        <a:p>
          <a:endParaRPr lang="en-US"/>
        </a:p>
      </dgm:t>
    </dgm:pt>
    <dgm:pt modelId="{497A2A40-2258-4622-8933-240250FC0E35}" type="pres">
      <dgm:prSet presAssocID="{EC7ECE55-7271-4660-BBFB-B2DC4FD9A846}" presName="Name0" presStyleCnt="0">
        <dgm:presLayoutVars>
          <dgm:dir/>
          <dgm:animLvl val="lvl"/>
          <dgm:resizeHandles val="exact"/>
        </dgm:presLayoutVars>
      </dgm:prSet>
      <dgm:spPr/>
    </dgm:pt>
    <dgm:pt modelId="{0597371D-5141-4573-AC17-57725763F4C3}" type="pres">
      <dgm:prSet presAssocID="{EC7ECE55-7271-4660-BBFB-B2DC4FD9A846}" presName="tSp" presStyleCnt="0"/>
      <dgm:spPr/>
    </dgm:pt>
    <dgm:pt modelId="{033C2923-C0B0-467C-A525-D84FC29A61BE}" type="pres">
      <dgm:prSet presAssocID="{EC7ECE55-7271-4660-BBFB-B2DC4FD9A846}" presName="bSp" presStyleCnt="0"/>
      <dgm:spPr/>
    </dgm:pt>
    <dgm:pt modelId="{F0720ABC-1381-470D-9C46-4BDEEE8B8367}" type="pres">
      <dgm:prSet presAssocID="{EC7ECE55-7271-4660-BBFB-B2DC4FD9A846}" presName="process" presStyleCnt="0"/>
      <dgm:spPr/>
    </dgm:pt>
    <dgm:pt modelId="{1E63C692-8D42-4085-A506-BD74EBF506E9}" type="pres">
      <dgm:prSet presAssocID="{DE378938-8A26-4089-8C6C-2A49D233F740}" presName="composite1" presStyleCnt="0"/>
      <dgm:spPr/>
    </dgm:pt>
    <dgm:pt modelId="{7B6872B8-AFE6-4965-B246-081F09DA3C9F}" type="pres">
      <dgm:prSet presAssocID="{DE378938-8A26-4089-8C6C-2A49D233F740}" presName="dummyNode1" presStyleLbl="node1" presStyleIdx="0" presStyleCnt="2"/>
      <dgm:spPr/>
    </dgm:pt>
    <dgm:pt modelId="{975A006D-6025-433F-A588-9B4DA1C6A62E}" type="pres">
      <dgm:prSet presAssocID="{DE378938-8A26-4089-8C6C-2A49D233F740}" presName="childNode1" presStyleLbl="bgAcc1" presStyleIdx="0" presStyleCnt="2">
        <dgm:presLayoutVars>
          <dgm:bulletEnabled val="1"/>
        </dgm:presLayoutVars>
      </dgm:prSet>
      <dgm:spPr/>
      <dgm:t>
        <a:bodyPr/>
        <a:lstStyle/>
        <a:p>
          <a:endParaRPr lang="en-US"/>
        </a:p>
      </dgm:t>
    </dgm:pt>
    <dgm:pt modelId="{B415359A-CA4D-4531-9F1F-A6AFAF87BDBE}" type="pres">
      <dgm:prSet presAssocID="{DE378938-8A26-4089-8C6C-2A49D233F740}" presName="childNode1tx" presStyleLbl="bgAcc1" presStyleIdx="0" presStyleCnt="2">
        <dgm:presLayoutVars>
          <dgm:bulletEnabled val="1"/>
        </dgm:presLayoutVars>
      </dgm:prSet>
      <dgm:spPr/>
      <dgm:t>
        <a:bodyPr/>
        <a:lstStyle/>
        <a:p>
          <a:endParaRPr lang="en-US"/>
        </a:p>
      </dgm:t>
    </dgm:pt>
    <dgm:pt modelId="{700088F6-7BAC-4750-A5E7-C715C75080B5}" type="pres">
      <dgm:prSet presAssocID="{DE378938-8A26-4089-8C6C-2A49D233F740}" presName="parentNode1" presStyleLbl="node1" presStyleIdx="0" presStyleCnt="2">
        <dgm:presLayoutVars>
          <dgm:chMax val="1"/>
          <dgm:bulletEnabled val="1"/>
        </dgm:presLayoutVars>
      </dgm:prSet>
      <dgm:spPr/>
    </dgm:pt>
    <dgm:pt modelId="{F0D2733A-0C62-4555-83C7-CF430AC6BCC3}" type="pres">
      <dgm:prSet presAssocID="{DE378938-8A26-4089-8C6C-2A49D233F740}" presName="connSite1" presStyleCnt="0"/>
      <dgm:spPr/>
    </dgm:pt>
    <dgm:pt modelId="{48CE8210-0BDB-4988-A1E9-DB14BDE8A096}" type="pres">
      <dgm:prSet presAssocID="{E6C08ABD-30DE-45A3-97D2-9B20DBEE670D}" presName="Name9" presStyleLbl="sibTrans2D1" presStyleIdx="0" presStyleCnt="1"/>
      <dgm:spPr/>
    </dgm:pt>
    <dgm:pt modelId="{90AA1A5F-4D3A-4A82-B55F-6902C901B62B}" type="pres">
      <dgm:prSet presAssocID="{BF6846EF-DDF5-4083-AA02-FB931FE4D3F3}" presName="composite2" presStyleCnt="0"/>
      <dgm:spPr/>
    </dgm:pt>
    <dgm:pt modelId="{26F45CE0-7849-4D0C-95AB-364AFA261457}" type="pres">
      <dgm:prSet presAssocID="{BF6846EF-DDF5-4083-AA02-FB931FE4D3F3}" presName="dummyNode2" presStyleLbl="node1" presStyleIdx="0" presStyleCnt="2"/>
      <dgm:spPr/>
    </dgm:pt>
    <dgm:pt modelId="{628B56E6-E707-4ADF-BA29-770E6E9C66A2}" type="pres">
      <dgm:prSet presAssocID="{BF6846EF-DDF5-4083-AA02-FB931FE4D3F3}" presName="childNode2" presStyleLbl="bgAcc1" presStyleIdx="1" presStyleCnt="2" custScaleX="276523" custScaleY="236715" custLinFactNeighborX="-3306" custLinFactNeighborY="-17978">
        <dgm:presLayoutVars>
          <dgm:bulletEnabled val="1"/>
        </dgm:presLayoutVars>
      </dgm:prSet>
      <dgm:spPr/>
      <dgm:t>
        <a:bodyPr/>
        <a:lstStyle/>
        <a:p>
          <a:endParaRPr lang="en-US"/>
        </a:p>
      </dgm:t>
    </dgm:pt>
    <dgm:pt modelId="{38FD3EDD-99F3-4C70-A55D-46A94683D6D5}" type="pres">
      <dgm:prSet presAssocID="{BF6846EF-DDF5-4083-AA02-FB931FE4D3F3}" presName="childNode2tx" presStyleLbl="bgAcc1" presStyleIdx="1" presStyleCnt="2">
        <dgm:presLayoutVars>
          <dgm:bulletEnabled val="1"/>
        </dgm:presLayoutVars>
      </dgm:prSet>
      <dgm:spPr/>
      <dgm:t>
        <a:bodyPr/>
        <a:lstStyle/>
        <a:p>
          <a:endParaRPr lang="en-US"/>
        </a:p>
      </dgm:t>
    </dgm:pt>
    <dgm:pt modelId="{6F8E91A8-7B58-41E6-8258-0244C9C48FD6}" type="pres">
      <dgm:prSet presAssocID="{BF6846EF-DDF5-4083-AA02-FB931FE4D3F3}" presName="parentNode2" presStyleLbl="node1" presStyleIdx="1" presStyleCnt="2" custLinFactY="-94017" custLinFactNeighborX="53361" custLinFactNeighborY="-100000">
        <dgm:presLayoutVars>
          <dgm:chMax val="0"/>
          <dgm:bulletEnabled val="1"/>
        </dgm:presLayoutVars>
      </dgm:prSet>
      <dgm:spPr/>
      <dgm:t>
        <a:bodyPr/>
        <a:lstStyle/>
        <a:p>
          <a:endParaRPr lang="en-US"/>
        </a:p>
      </dgm:t>
    </dgm:pt>
    <dgm:pt modelId="{F34850E0-7BCE-452D-9B73-D97C22A0748C}" type="pres">
      <dgm:prSet presAssocID="{BF6846EF-DDF5-4083-AA02-FB931FE4D3F3}" presName="connSite2" presStyleCnt="0"/>
      <dgm:spPr/>
    </dgm:pt>
  </dgm:ptLst>
  <dgm:cxnLst>
    <dgm:cxn modelId="{BA93A617-C279-4EEA-9E63-D205E1E4BBB5}" type="presOf" srcId="{13EB8CB2-204B-4CB9-AA2B-4D7BB5615532}" destId="{B415359A-CA4D-4531-9F1F-A6AFAF87BDBE}" srcOrd="1" destOrd="0" presId="urn:microsoft.com/office/officeart/2005/8/layout/hProcess4"/>
    <dgm:cxn modelId="{EBDC0960-1B3E-40F4-AAEA-ADEA1D5F2DAB}" srcId="{BF6846EF-DDF5-4083-AA02-FB931FE4D3F3}" destId="{B2C0BA7C-0FB5-4FD0-86F4-CADA8B610326}" srcOrd="4" destOrd="0" parTransId="{D3180D01-AE65-4C81-8060-E8A99A899CF8}" sibTransId="{8838C9D3-E6F2-4EDD-BFD0-A87C64515E2D}"/>
    <dgm:cxn modelId="{08631CF2-56BA-4B79-ABFA-E1E7B7BC25FE}" type="presOf" srcId="{7646FE72-1653-4353-A32F-5AF97CD638C4}" destId="{628B56E6-E707-4ADF-BA29-770E6E9C66A2}" srcOrd="0" destOrd="1" presId="urn:microsoft.com/office/officeart/2005/8/layout/hProcess4"/>
    <dgm:cxn modelId="{72B6B416-AC19-48E8-AE54-51CC11E47345}" srcId="{BF6846EF-DDF5-4083-AA02-FB931FE4D3F3}" destId="{1876BA31-BF6E-42A7-AF44-A915301BEFFE}" srcOrd="2" destOrd="0" parTransId="{8AA7B09D-5ED7-4344-BBA8-9AB49AD63BE7}" sibTransId="{2707795F-6A61-4866-94F9-2D990F9595E2}"/>
    <dgm:cxn modelId="{E20384AE-658E-4960-A4FF-2B946E1A6DA7}" type="presOf" srcId="{B2C0BA7C-0FB5-4FD0-86F4-CADA8B610326}" destId="{38FD3EDD-99F3-4C70-A55D-46A94683D6D5}" srcOrd="1" destOrd="4" presId="urn:microsoft.com/office/officeart/2005/8/layout/hProcess4"/>
    <dgm:cxn modelId="{77ECCC21-278F-46E7-9437-97D4E1C78A83}" type="presOf" srcId="{04566679-6EEC-49C8-B8F1-7754E8E8D1FC}" destId="{38FD3EDD-99F3-4C70-A55D-46A94683D6D5}" srcOrd="1" destOrd="0" presId="urn:microsoft.com/office/officeart/2005/8/layout/hProcess4"/>
    <dgm:cxn modelId="{E90C1DCA-69E6-48DB-9BBF-EEF7AE10E1B7}" type="presOf" srcId="{B2C0BA7C-0FB5-4FD0-86F4-CADA8B610326}" destId="{628B56E6-E707-4ADF-BA29-770E6E9C66A2}" srcOrd="0" destOrd="4" presId="urn:microsoft.com/office/officeart/2005/8/layout/hProcess4"/>
    <dgm:cxn modelId="{A3D08CB7-9488-4C4B-88D9-68FB09D7A53C}" type="presOf" srcId="{D00448AA-BD7F-4D60-BA0C-F36BCC085380}" destId="{B415359A-CA4D-4531-9F1F-A6AFAF87BDBE}" srcOrd="1" destOrd="3" presId="urn:microsoft.com/office/officeart/2005/8/layout/hProcess4"/>
    <dgm:cxn modelId="{E560961E-89A5-4A53-89D8-6FF1A713B732}" type="presOf" srcId="{D00448AA-BD7F-4D60-BA0C-F36BCC085380}" destId="{975A006D-6025-433F-A588-9B4DA1C6A62E}" srcOrd="0" destOrd="3" presId="urn:microsoft.com/office/officeart/2005/8/layout/hProcess4"/>
    <dgm:cxn modelId="{00A6C286-1D36-464A-B1EC-012E1318C8CC}" srcId="{DE378938-8A26-4089-8C6C-2A49D233F740}" destId="{4A01CFE3-B856-4DF6-AA7A-A6519B3C4A96}" srcOrd="1" destOrd="0" parTransId="{A0186FB1-6ABE-42D5-BB4C-99F9F77D1BBB}" sibTransId="{3978D8F7-63E1-4C1D-8631-BE21469F3B23}"/>
    <dgm:cxn modelId="{374CDB2D-2C6D-45EE-B248-EE1DBF0BBE60}" type="presOf" srcId="{BF6846EF-DDF5-4083-AA02-FB931FE4D3F3}" destId="{6F8E91A8-7B58-41E6-8258-0244C9C48FD6}" srcOrd="0" destOrd="0" presId="urn:microsoft.com/office/officeart/2005/8/layout/hProcess4"/>
    <dgm:cxn modelId="{C76F45EF-4F38-4E39-AC84-2FF6AF873C8D}" type="presOf" srcId="{EC7ECE55-7271-4660-BBFB-B2DC4FD9A846}" destId="{497A2A40-2258-4622-8933-240250FC0E35}" srcOrd="0" destOrd="0" presId="urn:microsoft.com/office/officeart/2005/8/layout/hProcess4"/>
    <dgm:cxn modelId="{71AA2C5B-52A4-4E7B-BFC3-51DAD2778D35}" srcId="{DE378938-8A26-4089-8C6C-2A49D233F740}" destId="{D00448AA-BD7F-4D60-BA0C-F36BCC085380}" srcOrd="3" destOrd="0" parTransId="{07AF9738-1999-4481-8FE7-887EA5DE2479}" sibTransId="{79A41351-D4C8-49CE-9179-3E8CA5D8B1E0}"/>
    <dgm:cxn modelId="{8B3E10B6-9255-4DAF-80B3-2A6A19000DBA}" srcId="{EC7ECE55-7271-4660-BBFB-B2DC4FD9A846}" destId="{BF6846EF-DDF5-4083-AA02-FB931FE4D3F3}" srcOrd="1" destOrd="0" parTransId="{9F856D1B-FF43-46FE-8247-FFB08387232C}" sibTransId="{B9ACD5D3-FDBC-452F-9B25-E9A3B26E2CA3}"/>
    <dgm:cxn modelId="{31FB5DB1-5942-456C-A947-6F303579D9BE}" type="presOf" srcId="{04566679-6EEC-49C8-B8F1-7754E8E8D1FC}" destId="{628B56E6-E707-4ADF-BA29-770E6E9C66A2}" srcOrd="0" destOrd="0" presId="urn:microsoft.com/office/officeart/2005/8/layout/hProcess4"/>
    <dgm:cxn modelId="{D3CD0BC8-5198-4C27-9671-56F67E140BF2}" type="presOf" srcId="{E6C08ABD-30DE-45A3-97D2-9B20DBEE670D}" destId="{48CE8210-0BDB-4988-A1E9-DB14BDE8A096}" srcOrd="0" destOrd="0" presId="urn:microsoft.com/office/officeart/2005/8/layout/hProcess4"/>
    <dgm:cxn modelId="{701A1EC5-BF6D-4BCF-AAAA-119298C0A012}" type="presOf" srcId="{3DF30C48-CA3D-47F7-94E2-0DB3F2040EB9}" destId="{975A006D-6025-433F-A588-9B4DA1C6A62E}" srcOrd="0" destOrd="2" presId="urn:microsoft.com/office/officeart/2005/8/layout/hProcess4"/>
    <dgm:cxn modelId="{D7395E2A-E1AF-4C5C-ABC6-F905ED475754}" type="presOf" srcId="{1876BA31-BF6E-42A7-AF44-A915301BEFFE}" destId="{628B56E6-E707-4ADF-BA29-770E6E9C66A2}" srcOrd="0" destOrd="2" presId="urn:microsoft.com/office/officeart/2005/8/layout/hProcess4"/>
    <dgm:cxn modelId="{0BAF3DA3-0C8D-45CC-B957-A72576243CA3}" srcId="{EC7ECE55-7271-4660-BBFB-B2DC4FD9A846}" destId="{DE378938-8A26-4089-8C6C-2A49D233F740}" srcOrd="0" destOrd="0" parTransId="{5D05D966-A9F4-4FD1-9574-DA16E3622A72}" sibTransId="{E6C08ABD-30DE-45A3-97D2-9B20DBEE670D}"/>
    <dgm:cxn modelId="{DAC8339C-C50D-4427-A91C-A55CEE24C42D}" type="presOf" srcId="{4A01CFE3-B856-4DF6-AA7A-A6519B3C4A96}" destId="{975A006D-6025-433F-A588-9B4DA1C6A62E}" srcOrd="0" destOrd="1" presId="urn:microsoft.com/office/officeart/2005/8/layout/hProcess4"/>
    <dgm:cxn modelId="{AFBBAB5B-E15C-4160-A6D5-21BD16B31D67}" srcId="{BF6846EF-DDF5-4083-AA02-FB931FE4D3F3}" destId="{7646FE72-1653-4353-A32F-5AF97CD638C4}" srcOrd="1" destOrd="0" parTransId="{E961C34B-5B1A-4E52-BC46-62E4F3B60CE9}" sibTransId="{EC3580B9-7651-41AF-8530-E6F156EE1D6E}"/>
    <dgm:cxn modelId="{22C7CF9A-8E06-460C-B5DD-DD6E960935E9}" type="presOf" srcId="{7646FE72-1653-4353-A32F-5AF97CD638C4}" destId="{38FD3EDD-99F3-4C70-A55D-46A94683D6D5}" srcOrd="1" destOrd="1" presId="urn:microsoft.com/office/officeart/2005/8/layout/hProcess4"/>
    <dgm:cxn modelId="{F0CFF5FC-D02D-4A97-BD52-DE2EC0FBCEAC}" srcId="{BF6846EF-DDF5-4083-AA02-FB931FE4D3F3}" destId="{62A079E9-9BEF-49E9-A869-167E45050422}" srcOrd="3" destOrd="0" parTransId="{5A19D11B-5AA9-430A-B6C0-628BE2C806F0}" sibTransId="{9810D759-F57C-45BF-9F4F-ECE07D2EFF37}"/>
    <dgm:cxn modelId="{60B9A412-9D9F-4FFC-8EE2-337D86FD6282}" type="presOf" srcId="{4A01CFE3-B856-4DF6-AA7A-A6519B3C4A96}" destId="{B415359A-CA4D-4531-9F1F-A6AFAF87BDBE}" srcOrd="1" destOrd="1" presId="urn:microsoft.com/office/officeart/2005/8/layout/hProcess4"/>
    <dgm:cxn modelId="{5F9BEAD1-1E68-48BD-B92D-6B91319F7DB9}" type="presOf" srcId="{62A079E9-9BEF-49E9-A869-167E45050422}" destId="{628B56E6-E707-4ADF-BA29-770E6E9C66A2}" srcOrd="0" destOrd="3" presId="urn:microsoft.com/office/officeart/2005/8/layout/hProcess4"/>
    <dgm:cxn modelId="{9966CC48-DFB2-4884-B6AD-B8C234F56AC6}" srcId="{DE378938-8A26-4089-8C6C-2A49D233F740}" destId="{13EB8CB2-204B-4CB9-AA2B-4D7BB5615532}" srcOrd="0" destOrd="0" parTransId="{04605111-6A06-4B4D-B22D-8DA15BBAEC1E}" sibTransId="{2217B15C-633A-4487-B80C-3B123DC50C78}"/>
    <dgm:cxn modelId="{FB5290DF-84A0-4832-867E-4F78A6E5FD80}" type="presOf" srcId="{DE378938-8A26-4089-8C6C-2A49D233F740}" destId="{700088F6-7BAC-4750-A5E7-C715C75080B5}" srcOrd="0" destOrd="0" presId="urn:microsoft.com/office/officeart/2005/8/layout/hProcess4"/>
    <dgm:cxn modelId="{DBBE27A6-C11C-48A7-8AA2-D57449893874}" srcId="{DE378938-8A26-4089-8C6C-2A49D233F740}" destId="{3DF30C48-CA3D-47F7-94E2-0DB3F2040EB9}" srcOrd="2" destOrd="0" parTransId="{DC63819D-1B59-4BE2-A43B-F9B0014ED002}" sibTransId="{D3B1EE9E-ED1E-4AA4-9596-DF3277D62346}"/>
    <dgm:cxn modelId="{1F00573F-29D9-4039-982E-758DEA631468}" type="presOf" srcId="{62A079E9-9BEF-49E9-A869-167E45050422}" destId="{38FD3EDD-99F3-4C70-A55D-46A94683D6D5}" srcOrd="1" destOrd="3" presId="urn:microsoft.com/office/officeart/2005/8/layout/hProcess4"/>
    <dgm:cxn modelId="{C5BED428-0F3D-44A9-BE34-586B31CD033E}" type="presOf" srcId="{3DF30C48-CA3D-47F7-94E2-0DB3F2040EB9}" destId="{B415359A-CA4D-4531-9F1F-A6AFAF87BDBE}" srcOrd="1" destOrd="2" presId="urn:microsoft.com/office/officeart/2005/8/layout/hProcess4"/>
    <dgm:cxn modelId="{1865B0AF-4041-4E00-81E5-833FD21F2062}" type="presOf" srcId="{13EB8CB2-204B-4CB9-AA2B-4D7BB5615532}" destId="{975A006D-6025-433F-A588-9B4DA1C6A62E}" srcOrd="0" destOrd="0" presId="urn:microsoft.com/office/officeart/2005/8/layout/hProcess4"/>
    <dgm:cxn modelId="{6CB56D93-E333-4B56-95E8-11801BA41B04}" srcId="{BF6846EF-DDF5-4083-AA02-FB931FE4D3F3}" destId="{04566679-6EEC-49C8-B8F1-7754E8E8D1FC}" srcOrd="0" destOrd="0" parTransId="{B9249621-71A2-4328-A8DB-22534F321EEE}" sibTransId="{36F7396E-2AF6-4509-84D8-5F672EA8EDED}"/>
    <dgm:cxn modelId="{8A6EEBE8-3EE2-4FE0-94D6-8D6AC3E13C60}" type="presOf" srcId="{1876BA31-BF6E-42A7-AF44-A915301BEFFE}" destId="{38FD3EDD-99F3-4C70-A55D-46A94683D6D5}" srcOrd="1" destOrd="2" presId="urn:microsoft.com/office/officeart/2005/8/layout/hProcess4"/>
    <dgm:cxn modelId="{33E84E7A-11AB-4811-8F7E-D4BA32B0D5F0}" type="presParOf" srcId="{497A2A40-2258-4622-8933-240250FC0E35}" destId="{0597371D-5141-4573-AC17-57725763F4C3}" srcOrd="0" destOrd="0" presId="urn:microsoft.com/office/officeart/2005/8/layout/hProcess4"/>
    <dgm:cxn modelId="{A9250AE1-0A96-4FF9-853F-8861FFC60441}" type="presParOf" srcId="{497A2A40-2258-4622-8933-240250FC0E35}" destId="{033C2923-C0B0-467C-A525-D84FC29A61BE}" srcOrd="1" destOrd="0" presId="urn:microsoft.com/office/officeart/2005/8/layout/hProcess4"/>
    <dgm:cxn modelId="{1EB5134A-77F1-4426-9A92-B58F43699B4A}" type="presParOf" srcId="{497A2A40-2258-4622-8933-240250FC0E35}" destId="{F0720ABC-1381-470D-9C46-4BDEEE8B8367}" srcOrd="2" destOrd="0" presId="urn:microsoft.com/office/officeart/2005/8/layout/hProcess4"/>
    <dgm:cxn modelId="{ACC46527-B879-41AB-892A-7D898EA0420B}" type="presParOf" srcId="{F0720ABC-1381-470D-9C46-4BDEEE8B8367}" destId="{1E63C692-8D42-4085-A506-BD74EBF506E9}" srcOrd="0" destOrd="0" presId="urn:microsoft.com/office/officeart/2005/8/layout/hProcess4"/>
    <dgm:cxn modelId="{2B954544-BE39-4228-9AB7-42B73416AECD}" type="presParOf" srcId="{1E63C692-8D42-4085-A506-BD74EBF506E9}" destId="{7B6872B8-AFE6-4965-B246-081F09DA3C9F}" srcOrd="0" destOrd="0" presId="urn:microsoft.com/office/officeart/2005/8/layout/hProcess4"/>
    <dgm:cxn modelId="{EC3964D8-13B0-4126-AE9D-4810F4E8707A}" type="presParOf" srcId="{1E63C692-8D42-4085-A506-BD74EBF506E9}" destId="{975A006D-6025-433F-A588-9B4DA1C6A62E}" srcOrd="1" destOrd="0" presId="urn:microsoft.com/office/officeart/2005/8/layout/hProcess4"/>
    <dgm:cxn modelId="{AE7C70A7-A9CD-4983-9F25-1BC215F453D0}" type="presParOf" srcId="{1E63C692-8D42-4085-A506-BD74EBF506E9}" destId="{B415359A-CA4D-4531-9F1F-A6AFAF87BDBE}" srcOrd="2" destOrd="0" presId="urn:microsoft.com/office/officeart/2005/8/layout/hProcess4"/>
    <dgm:cxn modelId="{9482C541-CCD9-49FE-956C-E9B388F36F88}" type="presParOf" srcId="{1E63C692-8D42-4085-A506-BD74EBF506E9}" destId="{700088F6-7BAC-4750-A5E7-C715C75080B5}" srcOrd="3" destOrd="0" presId="urn:microsoft.com/office/officeart/2005/8/layout/hProcess4"/>
    <dgm:cxn modelId="{4A2237DC-0D37-44E8-96BB-367BC1C35AC5}" type="presParOf" srcId="{1E63C692-8D42-4085-A506-BD74EBF506E9}" destId="{F0D2733A-0C62-4555-83C7-CF430AC6BCC3}" srcOrd="4" destOrd="0" presId="urn:microsoft.com/office/officeart/2005/8/layout/hProcess4"/>
    <dgm:cxn modelId="{C9C6FBC5-D24D-43D3-AF93-A288B0C37E1A}" type="presParOf" srcId="{F0720ABC-1381-470D-9C46-4BDEEE8B8367}" destId="{48CE8210-0BDB-4988-A1E9-DB14BDE8A096}" srcOrd="1" destOrd="0" presId="urn:microsoft.com/office/officeart/2005/8/layout/hProcess4"/>
    <dgm:cxn modelId="{ACB34F2A-F905-4B9F-91B8-D56C93E63AD3}" type="presParOf" srcId="{F0720ABC-1381-470D-9C46-4BDEEE8B8367}" destId="{90AA1A5F-4D3A-4A82-B55F-6902C901B62B}" srcOrd="2" destOrd="0" presId="urn:microsoft.com/office/officeart/2005/8/layout/hProcess4"/>
    <dgm:cxn modelId="{46EF306E-E73F-4862-AE52-34A2A57F6CF6}" type="presParOf" srcId="{90AA1A5F-4D3A-4A82-B55F-6902C901B62B}" destId="{26F45CE0-7849-4D0C-95AB-364AFA261457}" srcOrd="0" destOrd="0" presId="urn:microsoft.com/office/officeart/2005/8/layout/hProcess4"/>
    <dgm:cxn modelId="{8DC014A9-BF80-4E84-AD65-EB2D2AFAD014}" type="presParOf" srcId="{90AA1A5F-4D3A-4A82-B55F-6902C901B62B}" destId="{628B56E6-E707-4ADF-BA29-770E6E9C66A2}" srcOrd="1" destOrd="0" presId="urn:microsoft.com/office/officeart/2005/8/layout/hProcess4"/>
    <dgm:cxn modelId="{23A225C0-859A-4733-9D87-2DFC38544EE5}" type="presParOf" srcId="{90AA1A5F-4D3A-4A82-B55F-6902C901B62B}" destId="{38FD3EDD-99F3-4C70-A55D-46A94683D6D5}" srcOrd="2" destOrd="0" presId="urn:microsoft.com/office/officeart/2005/8/layout/hProcess4"/>
    <dgm:cxn modelId="{730D9F91-E3D6-4D59-8863-93DBD03EC72B}" type="presParOf" srcId="{90AA1A5F-4D3A-4A82-B55F-6902C901B62B}" destId="{6F8E91A8-7B58-41E6-8258-0244C9C48FD6}" srcOrd="3" destOrd="0" presId="urn:microsoft.com/office/officeart/2005/8/layout/hProcess4"/>
    <dgm:cxn modelId="{8F2287CA-A249-435E-BBA6-22F290C702B9}" type="presParOf" srcId="{90AA1A5F-4D3A-4A82-B55F-6902C901B62B}" destId="{F34850E0-7BCE-452D-9B73-D97C22A0748C}" srcOrd="4" destOrd="0" presId="urn:microsoft.com/office/officeart/2005/8/layout/hProcess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4583ED-42C6-4E56-A102-9B5FBB802B7E}">
      <dsp:nvSpPr>
        <dsp:cNvPr id="0" name=""/>
        <dsp:cNvSpPr/>
      </dsp:nvSpPr>
      <dsp:spPr>
        <a:xfrm>
          <a:off x="517" y="811540"/>
          <a:ext cx="1984301" cy="157957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Ramping type</a:t>
          </a:r>
        </a:p>
        <a:p>
          <a:pPr marL="57150" lvl="1" indent="-57150" algn="l" defTabSz="488950">
            <a:lnSpc>
              <a:spcPct val="90000"/>
            </a:lnSpc>
            <a:spcBef>
              <a:spcPct val="0"/>
            </a:spcBef>
            <a:spcAft>
              <a:spcPct val="15000"/>
            </a:spcAft>
            <a:buChar char="••"/>
          </a:pPr>
          <a:r>
            <a:rPr lang="en-US" sz="1100" kern="1200"/>
            <a:t>Independent Variable (time/distance)</a:t>
          </a:r>
        </a:p>
        <a:p>
          <a:pPr marL="57150" lvl="1" indent="-57150" algn="l" defTabSz="488950">
            <a:lnSpc>
              <a:spcPct val="90000"/>
            </a:lnSpc>
            <a:spcBef>
              <a:spcPct val="0"/>
            </a:spcBef>
            <a:spcAft>
              <a:spcPct val="15000"/>
            </a:spcAft>
            <a:buChar char="••"/>
          </a:pPr>
          <a:r>
            <a:rPr lang="en-US" sz="1100" kern="1200"/>
            <a:t>Range of PWM</a:t>
          </a:r>
        </a:p>
        <a:p>
          <a:pPr marL="57150" lvl="1" indent="-57150" algn="l" defTabSz="488950">
            <a:lnSpc>
              <a:spcPct val="90000"/>
            </a:lnSpc>
            <a:spcBef>
              <a:spcPct val="0"/>
            </a:spcBef>
            <a:spcAft>
              <a:spcPct val="15000"/>
            </a:spcAft>
            <a:buChar char="••"/>
          </a:pPr>
          <a:endParaRPr lang="en-US" sz="1100" kern="1200"/>
        </a:p>
      </dsp:txBody>
      <dsp:txXfrm>
        <a:off x="36867" y="847890"/>
        <a:ext cx="1911601" cy="1168396"/>
      </dsp:txXfrm>
    </dsp:sp>
    <dsp:sp modelId="{2A2AE03A-F8FC-4CBD-84F9-FF187B26328F}">
      <dsp:nvSpPr>
        <dsp:cNvPr id="0" name=""/>
        <dsp:cNvSpPr/>
      </dsp:nvSpPr>
      <dsp:spPr>
        <a:xfrm>
          <a:off x="1066743" y="1046125"/>
          <a:ext cx="1990897" cy="1990897"/>
        </a:xfrm>
        <a:prstGeom prst="leftCircularArrow">
          <a:avLst>
            <a:gd name="adj1" fmla="val 2744"/>
            <a:gd name="adj2" fmla="val 334451"/>
            <a:gd name="adj3" fmla="val 2110526"/>
            <a:gd name="adj4" fmla="val 9025053"/>
            <a:gd name="adj5" fmla="val 3201"/>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9609878-722C-4CCB-969A-BD27F13AB635}">
      <dsp:nvSpPr>
        <dsp:cNvPr id="0" name=""/>
        <dsp:cNvSpPr/>
      </dsp:nvSpPr>
      <dsp:spPr>
        <a:xfrm>
          <a:off x="567159" y="1962311"/>
          <a:ext cx="1361626" cy="54147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Initilization</a:t>
          </a:r>
        </a:p>
      </dsp:txBody>
      <dsp:txXfrm>
        <a:off x="583018" y="1978170"/>
        <a:ext cx="1329908" cy="509755"/>
      </dsp:txXfrm>
    </dsp:sp>
    <dsp:sp modelId="{801E2264-2353-4323-97D6-37C911C26AC6}">
      <dsp:nvSpPr>
        <dsp:cNvPr id="0" name=""/>
        <dsp:cNvSpPr/>
      </dsp:nvSpPr>
      <dsp:spPr>
        <a:xfrm>
          <a:off x="2244965" y="771630"/>
          <a:ext cx="1926383" cy="16543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Stores current PWM, final PWM</a:t>
          </a:r>
        </a:p>
        <a:p>
          <a:pPr marL="57150" lvl="1" indent="-57150" algn="l" defTabSz="488950">
            <a:lnSpc>
              <a:spcPct val="90000"/>
            </a:lnSpc>
            <a:spcBef>
              <a:spcPct val="0"/>
            </a:spcBef>
            <a:spcAft>
              <a:spcPct val="15000"/>
            </a:spcAft>
            <a:buChar char="••"/>
          </a:pPr>
          <a:r>
            <a:rPr lang="en-US" sz="1100" kern="1200"/>
            <a:t>Finds termination condition</a:t>
          </a:r>
        </a:p>
        <a:p>
          <a:pPr marL="57150" lvl="1" indent="-57150" algn="l" defTabSz="488950">
            <a:lnSpc>
              <a:spcPct val="90000"/>
            </a:lnSpc>
            <a:spcBef>
              <a:spcPct val="0"/>
            </a:spcBef>
            <a:spcAft>
              <a:spcPct val="15000"/>
            </a:spcAft>
            <a:buChar char="••"/>
          </a:pPr>
          <a:r>
            <a:rPr lang="en-US" sz="1100" kern="1200"/>
            <a:t>Sets Ramping TRUE</a:t>
          </a:r>
        </a:p>
        <a:p>
          <a:pPr marL="57150" lvl="1" indent="-57150" algn="l" defTabSz="488950">
            <a:lnSpc>
              <a:spcPct val="90000"/>
            </a:lnSpc>
            <a:spcBef>
              <a:spcPct val="0"/>
            </a:spcBef>
            <a:spcAft>
              <a:spcPct val="15000"/>
            </a:spcAft>
            <a:buChar char="••"/>
          </a:pPr>
          <a:endParaRPr lang="en-US" sz="1100" kern="1200"/>
        </a:p>
        <a:p>
          <a:pPr marL="57150" lvl="1" indent="-57150" algn="l" defTabSz="488950">
            <a:lnSpc>
              <a:spcPct val="90000"/>
            </a:lnSpc>
            <a:spcBef>
              <a:spcPct val="0"/>
            </a:spcBef>
            <a:spcAft>
              <a:spcPct val="15000"/>
            </a:spcAft>
            <a:buChar char="••"/>
          </a:pPr>
          <a:endParaRPr lang="en-US" sz="1100" kern="1200"/>
        </a:p>
        <a:p>
          <a:pPr marL="57150" lvl="1" indent="-57150" algn="l" defTabSz="488950">
            <a:lnSpc>
              <a:spcPct val="90000"/>
            </a:lnSpc>
            <a:spcBef>
              <a:spcPct val="0"/>
            </a:spcBef>
            <a:spcAft>
              <a:spcPct val="15000"/>
            </a:spcAft>
            <a:buChar char="••"/>
          </a:pPr>
          <a:endParaRPr lang="en-US" sz="1100" kern="1200"/>
        </a:p>
      </dsp:txBody>
      <dsp:txXfrm>
        <a:off x="2283036" y="1164204"/>
        <a:ext cx="1850241" cy="1223702"/>
      </dsp:txXfrm>
    </dsp:sp>
    <dsp:sp modelId="{7F2A6DE1-622E-45F6-8283-616643D65E6E}">
      <dsp:nvSpPr>
        <dsp:cNvPr id="0" name=""/>
        <dsp:cNvSpPr/>
      </dsp:nvSpPr>
      <dsp:spPr>
        <a:xfrm>
          <a:off x="3314082" y="73073"/>
          <a:ext cx="2136867" cy="2136867"/>
        </a:xfrm>
        <a:prstGeom prst="circularArrow">
          <a:avLst>
            <a:gd name="adj1" fmla="val 2557"/>
            <a:gd name="adj2" fmla="val 310248"/>
            <a:gd name="adj3" fmla="val 19681227"/>
            <a:gd name="adj4" fmla="val 12742497"/>
            <a:gd name="adj5" fmla="val 2983"/>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DD763FB-CFC3-43C4-BA31-301DFE3EDB41}">
      <dsp:nvSpPr>
        <dsp:cNvPr id="0" name=""/>
        <dsp:cNvSpPr/>
      </dsp:nvSpPr>
      <dsp:spPr>
        <a:xfrm>
          <a:off x="2849328" y="601096"/>
          <a:ext cx="1361626" cy="54147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Change Speed</a:t>
          </a:r>
        </a:p>
      </dsp:txBody>
      <dsp:txXfrm>
        <a:off x="2865187" y="616955"/>
        <a:ext cx="1329908" cy="509755"/>
      </dsp:txXfrm>
    </dsp:sp>
    <dsp:sp modelId="{C4FE224A-6BC5-4C3F-A726-7472847CB6CE}">
      <dsp:nvSpPr>
        <dsp:cNvPr id="0" name=""/>
        <dsp:cNvSpPr/>
      </dsp:nvSpPr>
      <dsp:spPr>
        <a:xfrm>
          <a:off x="4432013" y="695470"/>
          <a:ext cx="2025936" cy="179419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If Ramping TRUE</a:t>
          </a:r>
        </a:p>
        <a:p>
          <a:pPr marL="57150" lvl="1" indent="-57150" algn="l" defTabSz="488950">
            <a:lnSpc>
              <a:spcPct val="90000"/>
            </a:lnSpc>
            <a:spcBef>
              <a:spcPct val="0"/>
            </a:spcBef>
            <a:spcAft>
              <a:spcPct val="15000"/>
            </a:spcAft>
            <a:buChar char="••"/>
          </a:pPr>
          <a:r>
            <a:rPr lang="en-US" sz="1100" kern="1200"/>
            <a:t>Finds PWM wrt independent Variable</a:t>
          </a:r>
        </a:p>
        <a:p>
          <a:pPr marL="57150" lvl="1" indent="-57150" algn="l" defTabSz="488950">
            <a:lnSpc>
              <a:spcPct val="90000"/>
            </a:lnSpc>
            <a:spcBef>
              <a:spcPct val="0"/>
            </a:spcBef>
            <a:spcAft>
              <a:spcPct val="15000"/>
            </a:spcAft>
            <a:buChar char="••"/>
          </a:pPr>
          <a:r>
            <a:rPr lang="en-US" sz="1100" kern="1200"/>
            <a:t>Updates PWM variable</a:t>
          </a:r>
        </a:p>
        <a:p>
          <a:pPr marL="57150" lvl="1" indent="-57150" algn="l" defTabSz="488950">
            <a:lnSpc>
              <a:spcPct val="90000"/>
            </a:lnSpc>
            <a:spcBef>
              <a:spcPct val="0"/>
            </a:spcBef>
            <a:spcAft>
              <a:spcPct val="15000"/>
            </a:spcAft>
            <a:buChar char="••"/>
          </a:pPr>
          <a:r>
            <a:rPr lang="en-US" sz="1100" kern="1200"/>
            <a:t>If  (termination condition ==TRUE ) PWM= final PWM, Ramping=False</a:t>
          </a:r>
        </a:p>
      </dsp:txBody>
      <dsp:txXfrm>
        <a:off x="4473302" y="736759"/>
        <a:ext cx="1943358" cy="1327148"/>
      </dsp:txXfrm>
    </dsp:sp>
    <dsp:sp modelId="{E33B1FB9-7101-47F7-9E63-16B82CC07FB5}">
      <dsp:nvSpPr>
        <dsp:cNvPr id="0" name=""/>
        <dsp:cNvSpPr/>
      </dsp:nvSpPr>
      <dsp:spPr>
        <a:xfrm>
          <a:off x="5018956" y="1963078"/>
          <a:ext cx="1361626" cy="54147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PWM updation</a:t>
          </a:r>
        </a:p>
      </dsp:txBody>
      <dsp:txXfrm>
        <a:off x="5034815" y="1978937"/>
        <a:ext cx="1329908" cy="5097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5A006D-6025-433F-A588-9B4DA1C6A62E}">
      <dsp:nvSpPr>
        <dsp:cNvPr id="0" name=""/>
        <dsp:cNvSpPr/>
      </dsp:nvSpPr>
      <dsp:spPr>
        <a:xfrm>
          <a:off x="629" y="1015955"/>
          <a:ext cx="1416710" cy="116848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Minimum Speed</a:t>
          </a:r>
        </a:p>
        <a:p>
          <a:pPr marL="57150" lvl="1" indent="-57150" algn="l" defTabSz="400050">
            <a:lnSpc>
              <a:spcPct val="90000"/>
            </a:lnSpc>
            <a:spcBef>
              <a:spcPct val="0"/>
            </a:spcBef>
            <a:spcAft>
              <a:spcPct val="15000"/>
            </a:spcAft>
            <a:buChar char="••"/>
          </a:pPr>
          <a:r>
            <a:rPr lang="en-US" sz="900" kern="1200"/>
            <a:t>PWM Range</a:t>
          </a:r>
        </a:p>
        <a:p>
          <a:pPr marL="57150" lvl="1" indent="-57150" algn="l" defTabSz="400050">
            <a:lnSpc>
              <a:spcPct val="90000"/>
            </a:lnSpc>
            <a:spcBef>
              <a:spcPct val="0"/>
            </a:spcBef>
            <a:spcAft>
              <a:spcPct val="15000"/>
            </a:spcAft>
            <a:buChar char="••"/>
          </a:pPr>
          <a:r>
            <a:rPr lang="en-US" sz="900" kern="1200"/>
            <a:t>Linking Variables (Current position,PWM)</a:t>
          </a:r>
        </a:p>
        <a:p>
          <a:pPr marL="57150" lvl="1" indent="-57150" algn="l" defTabSz="400050">
            <a:lnSpc>
              <a:spcPct val="90000"/>
            </a:lnSpc>
            <a:spcBef>
              <a:spcPct val="0"/>
            </a:spcBef>
            <a:spcAft>
              <a:spcPct val="15000"/>
            </a:spcAft>
            <a:buChar char="••"/>
          </a:pPr>
          <a:endParaRPr lang="en-US" sz="900" kern="1200"/>
        </a:p>
      </dsp:txBody>
      <dsp:txXfrm>
        <a:off x="27519" y="1042845"/>
        <a:ext cx="1362930" cy="864319"/>
      </dsp:txXfrm>
    </dsp:sp>
    <dsp:sp modelId="{48CE8210-0BDB-4988-A1E9-DB14BDE8A096}">
      <dsp:nvSpPr>
        <dsp:cNvPr id="0" name=""/>
        <dsp:cNvSpPr/>
      </dsp:nvSpPr>
      <dsp:spPr>
        <a:xfrm>
          <a:off x="652168" y="180519"/>
          <a:ext cx="2920237" cy="2920237"/>
        </a:xfrm>
        <a:prstGeom prst="leftCircularArrow">
          <a:avLst>
            <a:gd name="adj1" fmla="val 1529"/>
            <a:gd name="adj2" fmla="val 181183"/>
            <a:gd name="adj3" fmla="val 1678231"/>
            <a:gd name="adj4" fmla="val 8746027"/>
            <a:gd name="adj5" fmla="val 1783"/>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00088F6-7BAC-4750-A5E7-C715C75080B5}">
      <dsp:nvSpPr>
        <dsp:cNvPr id="0" name=""/>
        <dsp:cNvSpPr/>
      </dsp:nvSpPr>
      <dsp:spPr>
        <a:xfrm>
          <a:off x="315454" y="1934054"/>
          <a:ext cx="1259298" cy="50078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Initilization</a:t>
          </a:r>
        </a:p>
      </dsp:txBody>
      <dsp:txXfrm>
        <a:off x="330121" y="1948721"/>
        <a:ext cx="1229964" cy="471447"/>
      </dsp:txXfrm>
    </dsp:sp>
    <dsp:sp modelId="{628B56E6-E707-4ADF-BA29-770E6E9C66A2}">
      <dsp:nvSpPr>
        <dsp:cNvPr id="0" name=""/>
        <dsp:cNvSpPr/>
      </dsp:nvSpPr>
      <dsp:spPr>
        <a:xfrm>
          <a:off x="1740478" y="7133"/>
          <a:ext cx="3917530" cy="276599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88950">
            <a:lnSpc>
              <a:spcPct val="90000"/>
            </a:lnSpc>
            <a:spcBef>
              <a:spcPct val="0"/>
            </a:spcBef>
            <a:spcAft>
              <a:spcPct val="15000"/>
            </a:spcAft>
            <a:buChar char="••"/>
          </a:pPr>
          <a:r>
            <a:rPr lang="en-US" sz="1100" kern="1200"/>
            <a:t>If  (current position == final position)  PWM=0, else</a:t>
          </a:r>
        </a:p>
        <a:p>
          <a:pPr marL="57150" lvl="1" indent="-57150" algn="l" defTabSz="488950">
            <a:lnSpc>
              <a:spcPct val="90000"/>
            </a:lnSpc>
            <a:spcBef>
              <a:spcPct val="0"/>
            </a:spcBef>
            <a:spcAft>
              <a:spcPct val="15000"/>
            </a:spcAft>
            <a:buChar char="••"/>
          </a:pPr>
          <a:r>
            <a:rPr lang="en-US" sz="1100" kern="1200"/>
            <a:t> if (direction of PWM != required direction || overshoots) Stop.</a:t>
          </a:r>
        </a:p>
        <a:p>
          <a:pPr marL="57150" lvl="1" indent="-57150" algn="l" defTabSz="488950">
            <a:lnSpc>
              <a:spcPct val="90000"/>
            </a:lnSpc>
            <a:spcBef>
              <a:spcPct val="0"/>
            </a:spcBef>
            <a:spcAft>
              <a:spcPct val="15000"/>
            </a:spcAft>
            <a:buChar char="••"/>
          </a:pPr>
          <a:r>
            <a:rPr lang="en-US" sz="1100" kern="1200"/>
            <a:t>else if (gap&lt;&lt;possible ramp up) PWM=minimum speed, stopping distance =0</a:t>
          </a:r>
        </a:p>
        <a:p>
          <a:pPr marL="57150" lvl="1" indent="-57150" algn="l" defTabSz="488950">
            <a:lnSpc>
              <a:spcPct val="90000"/>
            </a:lnSpc>
            <a:spcBef>
              <a:spcPct val="0"/>
            </a:spcBef>
            <a:spcAft>
              <a:spcPct val="15000"/>
            </a:spcAft>
            <a:buChar char="••"/>
          </a:pPr>
          <a:r>
            <a:rPr lang="en-US" sz="1100" kern="1200"/>
            <a:t> else find maximum possible speed and stopping distance, Ramp up and maintain maximum speed.</a:t>
          </a:r>
        </a:p>
        <a:p>
          <a:pPr marL="57150" lvl="1" indent="-57150" algn="l" defTabSz="488950">
            <a:lnSpc>
              <a:spcPct val="90000"/>
            </a:lnSpc>
            <a:spcBef>
              <a:spcPct val="0"/>
            </a:spcBef>
            <a:spcAft>
              <a:spcPct val="15000"/>
            </a:spcAft>
            <a:buChar char="••"/>
          </a:pPr>
          <a:r>
            <a:rPr lang="en-US" sz="1100" kern="1200"/>
            <a:t>if position =stopping distance : ramp down. </a:t>
          </a:r>
        </a:p>
      </dsp:txBody>
      <dsp:txXfrm>
        <a:off x="1804131" y="663498"/>
        <a:ext cx="3790224" cy="2045972"/>
      </dsp:txXfrm>
    </dsp:sp>
    <dsp:sp modelId="{6F8E91A8-7B58-41E6-8258-0244C9C48FD6}">
      <dsp:nvSpPr>
        <dsp:cNvPr id="0" name=""/>
        <dsp:cNvSpPr/>
      </dsp:nvSpPr>
      <dsp:spPr>
        <a:xfrm>
          <a:off x="4024523" y="0"/>
          <a:ext cx="1259298" cy="50078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Positioning</a:t>
          </a:r>
        </a:p>
      </dsp:txBody>
      <dsp:txXfrm>
        <a:off x="4039190" y="14667"/>
        <a:ext cx="1229964" cy="47144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E9353ED00BC4863A8E64309881149FD"/>
        <w:category>
          <w:name w:val="General"/>
          <w:gallery w:val="placeholder"/>
        </w:category>
        <w:types>
          <w:type w:val="bbPlcHdr"/>
        </w:types>
        <w:behaviors>
          <w:behavior w:val="content"/>
        </w:behaviors>
        <w:guid w:val="{C0EFC5A1-CCE3-4F1A-8EB0-F4E779002467}"/>
      </w:docPartPr>
      <w:docPartBody>
        <w:p w:rsidR="00EB0B23" w:rsidRDefault="0023369B">
          <w:pPr>
            <w:pStyle w:val="AE9353ED00BC4863A8E64309881149FD"/>
          </w:pPr>
          <w:r>
            <w:t>Annual</w:t>
          </w:r>
          <w:r>
            <w:br/>
            <w:t>Report</w:t>
          </w:r>
        </w:p>
      </w:docPartBody>
    </w:docPart>
    <w:docPart>
      <w:docPartPr>
        <w:name w:val="D4585EC2DDB74ACFA6B919B504D31FAA"/>
        <w:category>
          <w:name w:val="General"/>
          <w:gallery w:val="placeholder"/>
        </w:category>
        <w:types>
          <w:type w:val="bbPlcHdr"/>
        </w:types>
        <w:behaviors>
          <w:behavior w:val="content"/>
        </w:behaviors>
        <w:guid w:val="{EC73AA4A-C218-42B7-936F-1AFC04F5F97E}"/>
      </w:docPartPr>
      <w:docPartBody>
        <w:p w:rsidR="00EB0B23" w:rsidRDefault="0023369B">
          <w:pPr>
            <w:pStyle w:val="D4585EC2DDB74ACFA6B919B504D31FAA"/>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69B"/>
    <w:rsid w:val="0023369B"/>
    <w:rsid w:val="00EB0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65A50036AC4834BE10E92D8B8B804B">
    <w:name w:val="3365A50036AC4834BE10E92D8B8B804B"/>
  </w:style>
  <w:style w:type="paragraph" w:customStyle="1" w:styleId="637C0B52642A4104842E4816AD1F7242">
    <w:name w:val="637C0B52642A4104842E4816AD1F7242"/>
  </w:style>
  <w:style w:type="paragraph" w:customStyle="1" w:styleId="709AAD711B4349529232BBF86A22AC3F">
    <w:name w:val="709AAD711B4349529232BBF86A22AC3F"/>
  </w:style>
  <w:style w:type="paragraph" w:customStyle="1" w:styleId="A9213DC299F5401399DB0669A7DB47FF">
    <w:name w:val="A9213DC299F5401399DB0669A7DB47FF"/>
  </w:style>
  <w:style w:type="paragraph" w:customStyle="1" w:styleId="23B66D9B8C3C4CE4AFA235AB5D1A7E29">
    <w:name w:val="23B66D9B8C3C4CE4AFA235AB5D1A7E29"/>
  </w:style>
  <w:style w:type="paragraph" w:customStyle="1" w:styleId="D7FA4598DB9E432F8FE5135033E965DA">
    <w:name w:val="D7FA4598DB9E432F8FE5135033E965DA"/>
  </w:style>
  <w:style w:type="paragraph" w:customStyle="1" w:styleId="98E77179D4DA4A1595AB99A8045168B2">
    <w:name w:val="98E77179D4DA4A1595AB99A8045168B2"/>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lang w:val="en-US" w:eastAsia="en-US"/>
    </w:rPr>
  </w:style>
  <w:style w:type="paragraph" w:customStyle="1" w:styleId="7FB3211FC6DE491685B27D52CCDF75FC">
    <w:name w:val="7FB3211FC6DE491685B27D52CCDF75FC"/>
  </w:style>
  <w:style w:type="paragraph" w:customStyle="1" w:styleId="8122F7BA5F0746AFBB1F7D90760A1E2E">
    <w:name w:val="8122F7BA5F0746AFBB1F7D90760A1E2E"/>
  </w:style>
  <w:style w:type="paragraph" w:customStyle="1" w:styleId="339F1BB5017A4CCFA446D41B0016CF92">
    <w:name w:val="339F1BB5017A4CCFA446D41B0016CF92"/>
  </w:style>
  <w:style w:type="paragraph" w:customStyle="1" w:styleId="D287621F82AE40D7894F710D569C3448">
    <w:name w:val="D287621F82AE40D7894F710D569C3448"/>
  </w:style>
  <w:style w:type="paragraph" w:customStyle="1" w:styleId="C6C2AEF602F5422480D1750C80F32CDA">
    <w:name w:val="C6C2AEF602F5422480D1750C80F32CDA"/>
  </w:style>
  <w:style w:type="paragraph" w:customStyle="1" w:styleId="6D96E872B26340B09A4FC5F26E80CD8A">
    <w:name w:val="6D96E872B26340B09A4FC5F26E80CD8A"/>
  </w:style>
  <w:style w:type="paragraph" w:customStyle="1" w:styleId="40E2187B426740B2B82D7AAA691CFD6B">
    <w:name w:val="40E2187B426740B2B82D7AAA691CFD6B"/>
  </w:style>
  <w:style w:type="paragraph" w:customStyle="1" w:styleId="08CECAB616AC4A87B91EB33E7C0EA195">
    <w:name w:val="08CECAB616AC4A87B91EB33E7C0EA195"/>
  </w:style>
  <w:style w:type="paragraph" w:customStyle="1" w:styleId="D4B4CAB155124B3A913DC64F9703C54A">
    <w:name w:val="D4B4CAB155124B3A913DC64F9703C54A"/>
  </w:style>
  <w:style w:type="paragraph" w:customStyle="1" w:styleId="3C7D3643DE3D41DAB2E9D4F8DE090867">
    <w:name w:val="3C7D3643DE3D41DAB2E9D4F8DE090867"/>
  </w:style>
  <w:style w:type="paragraph" w:customStyle="1" w:styleId="4A3DF2FB8D8B462D905F71D217295C5E">
    <w:name w:val="4A3DF2FB8D8B462D905F71D217295C5E"/>
  </w:style>
  <w:style w:type="paragraph" w:customStyle="1" w:styleId="074E9C3DACBF42BDBD572EE888C89E90">
    <w:name w:val="074E9C3DACBF42BDBD572EE888C89E90"/>
  </w:style>
  <w:style w:type="paragraph" w:customStyle="1" w:styleId="B94C464DCC654DACA253E4993DA9B158">
    <w:name w:val="B94C464DCC654DACA253E4993DA9B158"/>
  </w:style>
  <w:style w:type="paragraph" w:customStyle="1" w:styleId="0D70197DD796450CB9E8B4B774F967A7">
    <w:name w:val="0D70197DD796450CB9E8B4B774F967A7"/>
  </w:style>
  <w:style w:type="paragraph" w:customStyle="1" w:styleId="2DC1C4A4E07448C7B4A1EEF3F79501CB">
    <w:name w:val="2DC1C4A4E07448C7B4A1EEF3F79501CB"/>
  </w:style>
  <w:style w:type="paragraph" w:customStyle="1" w:styleId="323AA082C6A243138EE220F17A7B6CC6">
    <w:name w:val="323AA082C6A243138EE220F17A7B6CC6"/>
  </w:style>
  <w:style w:type="paragraph" w:customStyle="1" w:styleId="679989F047184451AC51F9260D410FE9">
    <w:name w:val="679989F047184451AC51F9260D410FE9"/>
  </w:style>
  <w:style w:type="paragraph" w:customStyle="1" w:styleId="AE9353ED00BC4863A8E64309881149FD">
    <w:name w:val="AE9353ED00BC4863A8E64309881149FD"/>
  </w:style>
  <w:style w:type="paragraph" w:customStyle="1" w:styleId="BECDD15626CD4E469A552005B8BC45CF">
    <w:name w:val="BECDD15626CD4E469A552005B8BC45CF"/>
  </w:style>
  <w:style w:type="paragraph" w:customStyle="1" w:styleId="D4585EC2DDB74ACFA6B919B504D31FAA">
    <w:name w:val="D4585EC2DDB74ACFA6B919B504D31FAA"/>
  </w:style>
  <w:style w:type="paragraph" w:customStyle="1" w:styleId="72AE0DE87ED5496EAA38ABC83F4027EA">
    <w:name w:val="72AE0DE87ED5496EAA38ABC83F4027EA"/>
    <w:rsid w:val="00EB0B23"/>
    <w:rPr>
      <w:lang w:val="en-US" w:eastAsia="en-US"/>
    </w:rPr>
  </w:style>
  <w:style w:type="paragraph" w:customStyle="1" w:styleId="B5728B56339943908C9DE34BE4AB4015">
    <w:name w:val="B5728B56339943908C9DE34BE4AB4015"/>
    <w:rsid w:val="00EB0B23"/>
    <w:rPr>
      <w:lang w:val="en-US" w:eastAsia="en-US"/>
    </w:rPr>
  </w:style>
  <w:style w:type="paragraph" w:customStyle="1" w:styleId="E8E132080A574AAA9E06AD7C4E246CA4">
    <w:name w:val="E8E132080A574AAA9E06AD7C4E246CA4"/>
    <w:rsid w:val="00EB0B23"/>
    <w:rPr>
      <w:lang w:val="en-US" w:eastAsia="en-US"/>
    </w:rPr>
  </w:style>
  <w:style w:type="paragraph" w:customStyle="1" w:styleId="C000B535E59F496A9D7AE1A8537FC580">
    <w:name w:val="C000B535E59F496A9D7AE1A8537FC580"/>
    <w:rsid w:val="00EB0B23"/>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Project deals with precise positioning of slider with the help of ramping.</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som</b:Tag>
    <b:SourceType>InternetSite</b:SourceType>
    <b:Guid>{D189FCEA-D7E4-4E11-AAD3-4DA227897F65}</b:Guid>
    <b:Author>
      <b:Author>
        <b:NameList>
          <b:Person>
            <b:Last>somone</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0384B822-186F-4A95-B6A4-E1899C4C6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with cover photo (Timeless design).dotx</Template>
  <TotalTime>285</TotalTime>
  <Pages>18</Pages>
  <Words>2803</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Slider Control</vt:lpstr>
    </vt:vector>
  </TitlesOfParts>
  <Company/>
  <LinksUpToDate>false</LinksUpToDate>
  <CharactersWithSpaces>18749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Slider Control</dc:title>
  <dc:creator>Varan Gupta</dc:creator>
  <cp:keywords/>
  <cp:lastModifiedBy>william</cp:lastModifiedBy>
  <cp:revision>22</cp:revision>
  <cp:lastPrinted>2011-08-05T20:35:00Z</cp:lastPrinted>
  <dcterms:created xsi:type="dcterms:W3CDTF">2015-06-22T15:05:00Z</dcterms:created>
  <dcterms:modified xsi:type="dcterms:W3CDTF">2015-08-06T20:54:00Z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